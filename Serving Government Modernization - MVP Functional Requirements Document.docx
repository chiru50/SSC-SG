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28EF5" w14:textId="2645DA53" w:rsidR="008213CA" w:rsidRDefault="75592095" w:rsidP="79160FA8">
      <w:r>
        <w:t xml:space="preserve"> </w:t>
      </w:r>
    </w:p>
    <w:p w14:paraId="1C0D4BC9" w14:textId="70DF84B2" w:rsidR="0076396A" w:rsidRPr="00924ACE" w:rsidRDefault="0076396A" w:rsidP="00766F7F">
      <w:pPr>
        <w:pStyle w:val="Title"/>
        <w:spacing w:before="0" w:after="0"/>
      </w:pPr>
      <w:r>
        <w:t xml:space="preserve">Serving Government </w:t>
      </w:r>
      <w:r w:rsidR="00CD1E83">
        <w:t>Modernization</w:t>
      </w:r>
      <w:r>
        <w:t xml:space="preserve"> </w:t>
      </w:r>
      <w:r w:rsidR="00CD1E83">
        <w:t>Project</w:t>
      </w:r>
      <w:r>
        <w:t xml:space="preserve"> </w:t>
      </w:r>
    </w:p>
    <w:p w14:paraId="1F9480F6" w14:textId="77777777" w:rsidR="008213CA" w:rsidRDefault="008213CA" w:rsidP="00766F7F">
      <w:pPr>
        <w:spacing w:after="0" w:line="240" w:lineRule="auto"/>
        <w:rPr>
          <w:rFonts w:asciiTheme="majorHAnsi" w:eastAsiaTheme="majorEastAsia" w:hAnsiTheme="majorHAnsi" w:cstheme="majorBidi"/>
          <w:color w:val="C91CB3" w:themeColor="accent2"/>
          <w:sz w:val="40"/>
          <w:szCs w:val="40"/>
        </w:rPr>
      </w:pPr>
    </w:p>
    <w:p w14:paraId="26898D3B" w14:textId="5AD45A2E" w:rsidR="007117BD" w:rsidRPr="007117BD" w:rsidRDefault="00FD72E3" w:rsidP="00766F7F">
      <w:pPr>
        <w:spacing w:after="0" w:line="240" w:lineRule="auto"/>
        <w:rPr>
          <w:rFonts w:asciiTheme="majorHAnsi" w:eastAsiaTheme="majorEastAsia" w:hAnsiTheme="majorHAnsi" w:cstheme="majorBidi"/>
          <w:color w:val="C91CB3" w:themeColor="accent2"/>
          <w:sz w:val="40"/>
          <w:szCs w:val="32"/>
        </w:rPr>
      </w:pPr>
      <w:r>
        <w:rPr>
          <w:rFonts w:asciiTheme="majorHAnsi" w:eastAsiaTheme="majorEastAsia" w:hAnsiTheme="majorHAnsi" w:cstheme="majorBidi"/>
          <w:color w:val="C91CB3" w:themeColor="accent2"/>
          <w:sz w:val="40"/>
          <w:szCs w:val="32"/>
        </w:rPr>
        <w:t>Functional</w:t>
      </w:r>
      <w:r w:rsidR="00D94F6D">
        <w:rPr>
          <w:rFonts w:asciiTheme="majorHAnsi" w:eastAsiaTheme="majorEastAsia" w:hAnsiTheme="majorHAnsi" w:cstheme="majorBidi"/>
          <w:color w:val="C91CB3" w:themeColor="accent2"/>
          <w:sz w:val="40"/>
          <w:szCs w:val="32"/>
        </w:rPr>
        <w:t xml:space="preserve"> Requirements</w:t>
      </w:r>
      <w:r>
        <w:rPr>
          <w:rFonts w:asciiTheme="majorHAnsi" w:eastAsiaTheme="majorEastAsia" w:hAnsiTheme="majorHAnsi" w:cstheme="majorBidi"/>
          <w:color w:val="C91CB3" w:themeColor="accent2"/>
          <w:sz w:val="40"/>
          <w:szCs w:val="32"/>
        </w:rPr>
        <w:t xml:space="preserve"> Document</w:t>
      </w:r>
    </w:p>
    <w:p w14:paraId="3E26DC27" w14:textId="77777777" w:rsidR="00AA5B7D" w:rsidRDefault="00AA5B7D" w:rsidP="00766F7F">
      <w:pPr>
        <w:spacing w:after="0" w:line="240" w:lineRule="auto"/>
        <w:jc w:val="both"/>
        <w:rPr>
          <w:noProof/>
        </w:rPr>
      </w:pPr>
    </w:p>
    <w:p w14:paraId="51EB31E6" w14:textId="77777777" w:rsidR="008213CA" w:rsidRDefault="008213CA" w:rsidP="00766F7F">
      <w:pPr>
        <w:spacing w:after="0" w:line="240" w:lineRule="auto"/>
        <w:rPr>
          <w:noProof/>
        </w:rPr>
      </w:pPr>
    </w:p>
    <w:p w14:paraId="51075564" w14:textId="5F9428B9" w:rsidR="003703A6" w:rsidRDefault="005D34BD" w:rsidP="00766F7F">
      <w:pPr>
        <w:spacing w:after="0" w:line="240" w:lineRule="auto"/>
        <w:rPr>
          <w:del w:id="0" w:author="Farrell, Rebecca (SSC/SPC)" w:date="2024-09-04T16:08:00Z"/>
          <w:noProof/>
          <w:lang w:val="en-US"/>
        </w:rPr>
      </w:pPr>
      <w:r w:rsidRPr="4F29689F">
        <w:rPr>
          <w:noProof/>
        </w:rPr>
        <w:t xml:space="preserve">March </w:t>
      </w:r>
      <w:r w:rsidR="009B2039" w:rsidRPr="4F29689F">
        <w:rPr>
          <w:noProof/>
        </w:rPr>
        <w:t>202</w:t>
      </w:r>
      <w:r w:rsidR="001E758B" w:rsidRPr="4F29689F">
        <w:rPr>
          <w:noProof/>
        </w:rPr>
        <w:t>4</w:t>
      </w:r>
    </w:p>
    <w:p w14:paraId="19D5AC13" w14:textId="6764FCB3" w:rsidR="003703A6" w:rsidRDefault="003703A6" w:rsidP="00766F7F">
      <w:pPr>
        <w:spacing w:after="0" w:line="240" w:lineRule="auto"/>
        <w:rPr>
          <w:noProof/>
          <w:lang w:val="en-US"/>
        </w:rPr>
      </w:pPr>
      <w:r w:rsidRPr="1D45F5FB">
        <w:rPr>
          <w:noProof/>
          <w:lang w:val="en-US"/>
        </w:rPr>
        <w:br w:type="page"/>
      </w:r>
    </w:p>
    <w:sdt>
      <w:sdtPr>
        <w:rPr>
          <w:rFonts w:ascii="Arial" w:eastAsiaTheme="minorEastAsia" w:hAnsi="Arial" w:cstheme="minorBidi"/>
          <w:b w:val="0"/>
          <w:bCs w:val="0"/>
          <w:color w:val="2A283C" w:themeColor="text1"/>
          <w:sz w:val="24"/>
          <w:szCs w:val="24"/>
          <w:lang w:val="en-CA"/>
        </w:rPr>
        <w:id w:val="1910569692"/>
        <w:docPartObj>
          <w:docPartGallery w:val="Table of Contents"/>
          <w:docPartUnique/>
        </w:docPartObj>
      </w:sdtPr>
      <w:sdtEndPr>
        <w:rPr>
          <w:color w:val="2A283C" w:themeColor="accent4"/>
        </w:rPr>
      </w:sdtEndPr>
      <w:sdtContent>
        <w:p w14:paraId="366EB5FD" w14:textId="036E48EE" w:rsidR="00913940" w:rsidRDefault="00913940" w:rsidP="00AC43B9">
          <w:pPr>
            <w:pStyle w:val="TOCHeading"/>
          </w:pPr>
          <w:r>
            <w:t>Table of Contents</w:t>
          </w:r>
        </w:p>
        <w:p w14:paraId="5795F9CC" w14:textId="12875A62" w:rsidR="00913940" w:rsidRDefault="00913940">
          <w:pPr>
            <w:pStyle w:val="TOC1"/>
            <w:rPr>
              <w:rFonts w:asciiTheme="minorHAnsi" w:eastAsiaTheme="minorEastAsia" w:hAnsiTheme="minorHAnsi"/>
              <w:noProof/>
              <w:color w:val="auto"/>
              <w:kern w:val="2"/>
              <w:sz w:val="22"/>
              <w:lang w:eastAsia="en-CA"/>
              <w14:ligatures w14:val="standardContextual"/>
            </w:rPr>
          </w:pPr>
          <w:r>
            <w:fldChar w:fldCharType="begin"/>
          </w:r>
          <w:r>
            <w:instrText xml:space="preserve"> TOC \o "1-3" \h \z \u </w:instrText>
          </w:r>
          <w:r>
            <w:fldChar w:fldCharType="separate"/>
          </w:r>
          <w:hyperlink w:anchor="_Toc172805986" w:history="1">
            <w:r w:rsidRPr="00FC3E56">
              <w:rPr>
                <w:rStyle w:val="Hyperlink"/>
                <w:noProof/>
              </w:rPr>
              <w:t>Review and Approval</w:t>
            </w:r>
            <w:r>
              <w:rPr>
                <w:noProof/>
                <w:webHidden/>
              </w:rPr>
              <w:tab/>
            </w:r>
            <w:r>
              <w:rPr>
                <w:noProof/>
                <w:webHidden/>
              </w:rPr>
              <w:fldChar w:fldCharType="begin"/>
            </w:r>
            <w:r>
              <w:rPr>
                <w:noProof/>
                <w:webHidden/>
              </w:rPr>
              <w:instrText xml:space="preserve"> PAGEREF _Toc172805986 \h </w:instrText>
            </w:r>
            <w:r>
              <w:rPr>
                <w:noProof/>
                <w:webHidden/>
              </w:rPr>
            </w:r>
            <w:r>
              <w:rPr>
                <w:noProof/>
                <w:webHidden/>
              </w:rPr>
              <w:fldChar w:fldCharType="separate"/>
            </w:r>
            <w:r>
              <w:rPr>
                <w:noProof/>
                <w:webHidden/>
              </w:rPr>
              <w:t>3</w:t>
            </w:r>
            <w:r>
              <w:rPr>
                <w:noProof/>
                <w:webHidden/>
              </w:rPr>
              <w:fldChar w:fldCharType="end"/>
            </w:r>
          </w:hyperlink>
        </w:p>
        <w:p w14:paraId="2F9CEFC9" w14:textId="47FBCC33"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5987" w:history="1">
            <w:r w:rsidRPr="00FC3E56">
              <w:rPr>
                <w:rStyle w:val="Hyperlink"/>
                <w:noProof/>
              </w:rPr>
              <w:t>Introduction and Background</w:t>
            </w:r>
            <w:r>
              <w:rPr>
                <w:noProof/>
                <w:webHidden/>
              </w:rPr>
              <w:tab/>
            </w:r>
            <w:r>
              <w:rPr>
                <w:noProof/>
                <w:webHidden/>
              </w:rPr>
              <w:fldChar w:fldCharType="begin"/>
            </w:r>
            <w:r>
              <w:rPr>
                <w:noProof/>
                <w:webHidden/>
              </w:rPr>
              <w:instrText xml:space="preserve"> PAGEREF _Toc172805987 \h </w:instrText>
            </w:r>
            <w:r>
              <w:rPr>
                <w:noProof/>
                <w:webHidden/>
              </w:rPr>
            </w:r>
            <w:r>
              <w:rPr>
                <w:noProof/>
                <w:webHidden/>
              </w:rPr>
              <w:fldChar w:fldCharType="separate"/>
            </w:r>
            <w:r>
              <w:rPr>
                <w:noProof/>
                <w:webHidden/>
              </w:rPr>
              <w:t>4</w:t>
            </w:r>
            <w:r>
              <w:rPr>
                <w:noProof/>
                <w:webHidden/>
              </w:rPr>
              <w:fldChar w:fldCharType="end"/>
            </w:r>
          </w:hyperlink>
        </w:p>
        <w:p w14:paraId="32A7CDCF" w14:textId="21B62A31"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5988" w:history="1">
            <w:r w:rsidRPr="00FC3E56">
              <w:rPr>
                <w:rStyle w:val="Hyperlink"/>
                <w:noProof/>
              </w:rPr>
              <w:t>Purpose</w:t>
            </w:r>
            <w:r>
              <w:rPr>
                <w:noProof/>
                <w:webHidden/>
              </w:rPr>
              <w:tab/>
            </w:r>
            <w:r>
              <w:rPr>
                <w:noProof/>
                <w:webHidden/>
              </w:rPr>
              <w:fldChar w:fldCharType="begin"/>
            </w:r>
            <w:r>
              <w:rPr>
                <w:noProof/>
                <w:webHidden/>
              </w:rPr>
              <w:instrText xml:space="preserve"> PAGEREF _Toc172805988 \h </w:instrText>
            </w:r>
            <w:r>
              <w:rPr>
                <w:noProof/>
                <w:webHidden/>
              </w:rPr>
            </w:r>
            <w:r>
              <w:rPr>
                <w:noProof/>
                <w:webHidden/>
              </w:rPr>
              <w:fldChar w:fldCharType="separate"/>
            </w:r>
            <w:r>
              <w:rPr>
                <w:noProof/>
                <w:webHidden/>
              </w:rPr>
              <w:t>4</w:t>
            </w:r>
            <w:r>
              <w:rPr>
                <w:noProof/>
                <w:webHidden/>
              </w:rPr>
              <w:fldChar w:fldCharType="end"/>
            </w:r>
          </w:hyperlink>
        </w:p>
        <w:p w14:paraId="6A8F453B" w14:textId="3C9C292B"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5989" w:history="1">
            <w:r w:rsidRPr="00FC3E56">
              <w:rPr>
                <w:rStyle w:val="Hyperlink"/>
                <w:noProof/>
              </w:rPr>
              <w:t>Terms</w:t>
            </w:r>
            <w:r>
              <w:rPr>
                <w:noProof/>
                <w:webHidden/>
              </w:rPr>
              <w:tab/>
            </w:r>
            <w:r>
              <w:rPr>
                <w:noProof/>
                <w:webHidden/>
              </w:rPr>
              <w:fldChar w:fldCharType="begin"/>
            </w:r>
            <w:r>
              <w:rPr>
                <w:noProof/>
                <w:webHidden/>
              </w:rPr>
              <w:instrText xml:space="preserve"> PAGEREF _Toc172805989 \h </w:instrText>
            </w:r>
            <w:r>
              <w:rPr>
                <w:noProof/>
                <w:webHidden/>
              </w:rPr>
            </w:r>
            <w:r>
              <w:rPr>
                <w:noProof/>
                <w:webHidden/>
              </w:rPr>
              <w:fldChar w:fldCharType="separate"/>
            </w:r>
            <w:r>
              <w:rPr>
                <w:noProof/>
                <w:webHidden/>
              </w:rPr>
              <w:t>4</w:t>
            </w:r>
            <w:r>
              <w:rPr>
                <w:noProof/>
                <w:webHidden/>
              </w:rPr>
              <w:fldChar w:fldCharType="end"/>
            </w:r>
          </w:hyperlink>
        </w:p>
        <w:p w14:paraId="155FC9C5" w14:textId="34BC1122"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5990" w:history="1">
            <w:r w:rsidRPr="00FC3E56">
              <w:rPr>
                <w:rStyle w:val="Hyperlink"/>
                <w:noProof/>
              </w:rPr>
              <w:t>Portal Access Management</w:t>
            </w:r>
            <w:r>
              <w:rPr>
                <w:noProof/>
                <w:webHidden/>
              </w:rPr>
              <w:tab/>
            </w:r>
            <w:r>
              <w:rPr>
                <w:noProof/>
                <w:webHidden/>
              </w:rPr>
              <w:fldChar w:fldCharType="begin"/>
            </w:r>
            <w:r>
              <w:rPr>
                <w:noProof/>
                <w:webHidden/>
              </w:rPr>
              <w:instrText xml:space="preserve"> PAGEREF _Toc172805990 \h </w:instrText>
            </w:r>
            <w:r>
              <w:rPr>
                <w:noProof/>
                <w:webHidden/>
              </w:rPr>
            </w:r>
            <w:r>
              <w:rPr>
                <w:noProof/>
                <w:webHidden/>
              </w:rPr>
              <w:fldChar w:fldCharType="separate"/>
            </w:r>
            <w:r>
              <w:rPr>
                <w:noProof/>
                <w:webHidden/>
              </w:rPr>
              <w:t>6</w:t>
            </w:r>
            <w:r>
              <w:rPr>
                <w:noProof/>
                <w:webHidden/>
              </w:rPr>
              <w:fldChar w:fldCharType="end"/>
            </w:r>
          </w:hyperlink>
        </w:p>
        <w:p w14:paraId="16CC3C2C" w14:textId="1E38DA56" w:rsidR="00913940" w:rsidRDefault="00913940">
          <w:pPr>
            <w:pStyle w:val="TOC2"/>
            <w:rPr>
              <w:rFonts w:asciiTheme="minorHAnsi" w:eastAsiaTheme="minorEastAsia" w:hAnsiTheme="minorHAnsi"/>
              <w:noProof/>
              <w:color w:val="auto"/>
              <w:kern w:val="2"/>
              <w:sz w:val="22"/>
              <w:lang w:eastAsia="en-CA"/>
              <w14:ligatures w14:val="standardContextual"/>
            </w:rPr>
          </w:pPr>
          <w:hyperlink w:anchor="_Toc172805991" w:history="1">
            <w:r w:rsidRPr="00FC3E56">
              <w:rPr>
                <w:rStyle w:val="Hyperlink"/>
                <w:noProof/>
              </w:rPr>
              <w:t>Assumptions</w:t>
            </w:r>
            <w:r>
              <w:rPr>
                <w:noProof/>
                <w:webHidden/>
              </w:rPr>
              <w:tab/>
            </w:r>
            <w:r>
              <w:rPr>
                <w:noProof/>
                <w:webHidden/>
              </w:rPr>
              <w:fldChar w:fldCharType="begin"/>
            </w:r>
            <w:r>
              <w:rPr>
                <w:noProof/>
                <w:webHidden/>
              </w:rPr>
              <w:instrText xml:space="preserve"> PAGEREF _Toc172805991 \h </w:instrText>
            </w:r>
            <w:r>
              <w:rPr>
                <w:noProof/>
                <w:webHidden/>
              </w:rPr>
            </w:r>
            <w:r>
              <w:rPr>
                <w:noProof/>
                <w:webHidden/>
              </w:rPr>
              <w:fldChar w:fldCharType="separate"/>
            </w:r>
            <w:r>
              <w:rPr>
                <w:noProof/>
                <w:webHidden/>
              </w:rPr>
              <w:t>6</w:t>
            </w:r>
            <w:r>
              <w:rPr>
                <w:noProof/>
                <w:webHidden/>
              </w:rPr>
              <w:fldChar w:fldCharType="end"/>
            </w:r>
          </w:hyperlink>
        </w:p>
        <w:p w14:paraId="342D20E7" w14:textId="727D2F4E" w:rsidR="00913940" w:rsidRDefault="00913940">
          <w:pPr>
            <w:pStyle w:val="TOC2"/>
            <w:rPr>
              <w:rFonts w:asciiTheme="minorHAnsi" w:eastAsiaTheme="minorEastAsia" w:hAnsiTheme="minorHAnsi"/>
              <w:noProof/>
              <w:color w:val="auto"/>
              <w:kern w:val="2"/>
              <w:sz w:val="22"/>
              <w:lang w:eastAsia="en-CA"/>
              <w14:ligatures w14:val="standardContextual"/>
            </w:rPr>
          </w:pPr>
          <w:hyperlink w:anchor="_Toc172805992" w:history="1">
            <w:r w:rsidRPr="00FC3E56">
              <w:rPr>
                <w:rStyle w:val="Hyperlink"/>
                <w:noProof/>
              </w:rPr>
              <w:t>User Authorization (UA)</w:t>
            </w:r>
            <w:r>
              <w:rPr>
                <w:noProof/>
                <w:webHidden/>
              </w:rPr>
              <w:tab/>
            </w:r>
            <w:r>
              <w:rPr>
                <w:noProof/>
                <w:webHidden/>
              </w:rPr>
              <w:fldChar w:fldCharType="begin"/>
            </w:r>
            <w:r>
              <w:rPr>
                <w:noProof/>
                <w:webHidden/>
              </w:rPr>
              <w:instrText xml:space="preserve"> PAGEREF _Toc172805992 \h </w:instrText>
            </w:r>
            <w:r>
              <w:rPr>
                <w:noProof/>
                <w:webHidden/>
              </w:rPr>
            </w:r>
            <w:r>
              <w:rPr>
                <w:noProof/>
                <w:webHidden/>
              </w:rPr>
              <w:fldChar w:fldCharType="separate"/>
            </w:r>
            <w:r>
              <w:rPr>
                <w:noProof/>
                <w:webHidden/>
              </w:rPr>
              <w:t>6</w:t>
            </w:r>
            <w:r>
              <w:rPr>
                <w:noProof/>
                <w:webHidden/>
              </w:rPr>
              <w:fldChar w:fldCharType="end"/>
            </w:r>
          </w:hyperlink>
        </w:p>
        <w:p w14:paraId="42540B3F" w14:textId="2B865ACF" w:rsidR="00913940" w:rsidRDefault="00913940">
          <w:pPr>
            <w:pStyle w:val="TOC2"/>
            <w:rPr>
              <w:rFonts w:asciiTheme="minorHAnsi" w:eastAsiaTheme="minorEastAsia" w:hAnsiTheme="minorHAnsi"/>
              <w:noProof/>
              <w:color w:val="auto"/>
              <w:kern w:val="2"/>
              <w:sz w:val="22"/>
              <w:lang w:eastAsia="en-CA"/>
              <w14:ligatures w14:val="standardContextual"/>
            </w:rPr>
          </w:pPr>
          <w:hyperlink w:anchor="_Toc172805993" w:history="1">
            <w:r w:rsidRPr="00FC3E56">
              <w:rPr>
                <w:rStyle w:val="Hyperlink"/>
                <w:noProof/>
              </w:rPr>
              <w:t>Authentication &amp; Authorization (AA)</w:t>
            </w:r>
            <w:r>
              <w:rPr>
                <w:noProof/>
                <w:webHidden/>
              </w:rPr>
              <w:tab/>
            </w:r>
            <w:r>
              <w:rPr>
                <w:noProof/>
                <w:webHidden/>
              </w:rPr>
              <w:fldChar w:fldCharType="begin"/>
            </w:r>
            <w:r>
              <w:rPr>
                <w:noProof/>
                <w:webHidden/>
              </w:rPr>
              <w:instrText xml:space="preserve"> PAGEREF _Toc172805993 \h </w:instrText>
            </w:r>
            <w:r>
              <w:rPr>
                <w:noProof/>
                <w:webHidden/>
              </w:rPr>
            </w:r>
            <w:r>
              <w:rPr>
                <w:noProof/>
                <w:webHidden/>
              </w:rPr>
              <w:fldChar w:fldCharType="separate"/>
            </w:r>
            <w:r>
              <w:rPr>
                <w:noProof/>
                <w:webHidden/>
              </w:rPr>
              <w:t>7</w:t>
            </w:r>
            <w:r>
              <w:rPr>
                <w:noProof/>
                <w:webHidden/>
              </w:rPr>
              <w:fldChar w:fldCharType="end"/>
            </w:r>
          </w:hyperlink>
        </w:p>
        <w:p w14:paraId="2D4034BF" w14:textId="086C1A48" w:rsidR="00913940" w:rsidRDefault="00913940">
          <w:pPr>
            <w:pStyle w:val="TOC2"/>
            <w:rPr>
              <w:rFonts w:asciiTheme="minorHAnsi" w:eastAsiaTheme="minorEastAsia" w:hAnsiTheme="minorHAnsi"/>
              <w:noProof/>
              <w:color w:val="auto"/>
              <w:kern w:val="2"/>
              <w:sz w:val="22"/>
              <w:lang w:eastAsia="en-CA"/>
              <w14:ligatures w14:val="standardContextual"/>
            </w:rPr>
          </w:pPr>
          <w:hyperlink w:anchor="_Toc172805994" w:history="1">
            <w:r w:rsidRPr="00FC3E56">
              <w:rPr>
                <w:rStyle w:val="Hyperlink"/>
                <w:noProof/>
              </w:rPr>
              <w:t>User Profile (UP)</w:t>
            </w:r>
            <w:r>
              <w:rPr>
                <w:noProof/>
                <w:webHidden/>
              </w:rPr>
              <w:tab/>
            </w:r>
            <w:r>
              <w:rPr>
                <w:noProof/>
                <w:webHidden/>
              </w:rPr>
              <w:fldChar w:fldCharType="begin"/>
            </w:r>
            <w:r>
              <w:rPr>
                <w:noProof/>
                <w:webHidden/>
              </w:rPr>
              <w:instrText xml:space="preserve"> PAGEREF _Toc172805994 \h </w:instrText>
            </w:r>
            <w:r>
              <w:rPr>
                <w:noProof/>
                <w:webHidden/>
              </w:rPr>
            </w:r>
            <w:r>
              <w:rPr>
                <w:noProof/>
                <w:webHidden/>
              </w:rPr>
              <w:fldChar w:fldCharType="separate"/>
            </w:r>
            <w:r>
              <w:rPr>
                <w:noProof/>
                <w:webHidden/>
              </w:rPr>
              <w:t>9</w:t>
            </w:r>
            <w:r>
              <w:rPr>
                <w:noProof/>
                <w:webHidden/>
              </w:rPr>
              <w:fldChar w:fldCharType="end"/>
            </w:r>
          </w:hyperlink>
        </w:p>
        <w:p w14:paraId="13345A75" w14:textId="1ADB66B8"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5995" w:history="1">
            <w:r w:rsidRPr="00FC3E56">
              <w:rPr>
                <w:rStyle w:val="Hyperlink"/>
                <w:noProof/>
              </w:rPr>
              <w:t>Organization Dashboard (OP)</w:t>
            </w:r>
            <w:r>
              <w:rPr>
                <w:noProof/>
                <w:webHidden/>
              </w:rPr>
              <w:tab/>
            </w:r>
            <w:r>
              <w:rPr>
                <w:noProof/>
                <w:webHidden/>
              </w:rPr>
              <w:fldChar w:fldCharType="begin"/>
            </w:r>
            <w:r>
              <w:rPr>
                <w:noProof/>
                <w:webHidden/>
              </w:rPr>
              <w:instrText xml:space="preserve"> PAGEREF _Toc172805995 \h </w:instrText>
            </w:r>
            <w:r>
              <w:rPr>
                <w:noProof/>
                <w:webHidden/>
              </w:rPr>
            </w:r>
            <w:r>
              <w:rPr>
                <w:noProof/>
                <w:webHidden/>
              </w:rPr>
              <w:fldChar w:fldCharType="separate"/>
            </w:r>
            <w:r>
              <w:rPr>
                <w:noProof/>
                <w:webHidden/>
              </w:rPr>
              <w:t>11</w:t>
            </w:r>
            <w:r>
              <w:rPr>
                <w:noProof/>
                <w:webHidden/>
              </w:rPr>
              <w:fldChar w:fldCharType="end"/>
            </w:r>
          </w:hyperlink>
        </w:p>
        <w:p w14:paraId="5A7EF087" w14:textId="63110694"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5996" w:history="1">
            <w:r w:rsidRPr="00FC3E56">
              <w:rPr>
                <w:rStyle w:val="Hyperlink"/>
                <w:noProof/>
              </w:rPr>
              <w:t>Targeted Communications</w:t>
            </w:r>
            <w:r>
              <w:rPr>
                <w:noProof/>
                <w:webHidden/>
              </w:rPr>
              <w:tab/>
            </w:r>
            <w:r>
              <w:rPr>
                <w:noProof/>
                <w:webHidden/>
              </w:rPr>
              <w:fldChar w:fldCharType="begin"/>
            </w:r>
            <w:r>
              <w:rPr>
                <w:noProof/>
                <w:webHidden/>
              </w:rPr>
              <w:instrText xml:space="preserve"> PAGEREF _Toc172805996 \h </w:instrText>
            </w:r>
            <w:r>
              <w:rPr>
                <w:noProof/>
                <w:webHidden/>
              </w:rPr>
            </w:r>
            <w:r>
              <w:rPr>
                <w:noProof/>
                <w:webHidden/>
              </w:rPr>
              <w:fldChar w:fldCharType="separate"/>
            </w:r>
            <w:r>
              <w:rPr>
                <w:noProof/>
                <w:webHidden/>
              </w:rPr>
              <w:t>11</w:t>
            </w:r>
            <w:r>
              <w:rPr>
                <w:noProof/>
                <w:webHidden/>
              </w:rPr>
              <w:fldChar w:fldCharType="end"/>
            </w:r>
          </w:hyperlink>
        </w:p>
        <w:p w14:paraId="52DE4375" w14:textId="2ACEBD8B"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5997" w:history="1">
            <w:r w:rsidRPr="00FC3E56">
              <w:rPr>
                <w:rStyle w:val="Hyperlink"/>
                <w:noProof/>
              </w:rPr>
              <w:t>Business Requests (BR)</w:t>
            </w:r>
            <w:r>
              <w:rPr>
                <w:noProof/>
                <w:webHidden/>
              </w:rPr>
              <w:tab/>
            </w:r>
            <w:r>
              <w:rPr>
                <w:noProof/>
                <w:webHidden/>
              </w:rPr>
              <w:fldChar w:fldCharType="begin"/>
            </w:r>
            <w:r>
              <w:rPr>
                <w:noProof/>
                <w:webHidden/>
              </w:rPr>
              <w:instrText xml:space="preserve"> PAGEREF _Toc172805997 \h </w:instrText>
            </w:r>
            <w:r>
              <w:rPr>
                <w:noProof/>
                <w:webHidden/>
              </w:rPr>
            </w:r>
            <w:r>
              <w:rPr>
                <w:noProof/>
                <w:webHidden/>
              </w:rPr>
              <w:fldChar w:fldCharType="separate"/>
            </w:r>
            <w:r>
              <w:rPr>
                <w:noProof/>
                <w:webHidden/>
              </w:rPr>
              <w:t>12</w:t>
            </w:r>
            <w:r>
              <w:rPr>
                <w:noProof/>
                <w:webHidden/>
              </w:rPr>
              <w:fldChar w:fldCharType="end"/>
            </w:r>
          </w:hyperlink>
        </w:p>
        <w:p w14:paraId="33CEC63B" w14:textId="56512F65"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5998" w:history="1">
            <w:r w:rsidRPr="00FC3E56">
              <w:rPr>
                <w:rStyle w:val="Hyperlink"/>
                <w:noProof/>
              </w:rPr>
              <w:t>Organization Reporting (OR)</w:t>
            </w:r>
            <w:r>
              <w:rPr>
                <w:noProof/>
                <w:webHidden/>
              </w:rPr>
              <w:tab/>
            </w:r>
            <w:r>
              <w:rPr>
                <w:noProof/>
                <w:webHidden/>
              </w:rPr>
              <w:fldChar w:fldCharType="begin"/>
            </w:r>
            <w:r>
              <w:rPr>
                <w:noProof/>
                <w:webHidden/>
              </w:rPr>
              <w:instrText xml:space="preserve"> PAGEREF _Toc172805998 \h </w:instrText>
            </w:r>
            <w:r>
              <w:rPr>
                <w:noProof/>
                <w:webHidden/>
              </w:rPr>
            </w:r>
            <w:r>
              <w:rPr>
                <w:noProof/>
                <w:webHidden/>
              </w:rPr>
              <w:fldChar w:fldCharType="separate"/>
            </w:r>
            <w:r>
              <w:rPr>
                <w:noProof/>
                <w:webHidden/>
              </w:rPr>
              <w:t>13</w:t>
            </w:r>
            <w:r>
              <w:rPr>
                <w:noProof/>
                <w:webHidden/>
              </w:rPr>
              <w:fldChar w:fldCharType="end"/>
            </w:r>
          </w:hyperlink>
        </w:p>
        <w:p w14:paraId="1E97A066" w14:textId="20AEFF03"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5999" w:history="1">
            <w:r w:rsidRPr="00FC3E56">
              <w:rPr>
                <w:rStyle w:val="Hyperlink"/>
                <w:noProof/>
              </w:rPr>
              <w:t>Appendix A: User authentication &amp; Authorization Process</w:t>
            </w:r>
            <w:r>
              <w:rPr>
                <w:noProof/>
                <w:webHidden/>
              </w:rPr>
              <w:tab/>
            </w:r>
            <w:r>
              <w:rPr>
                <w:noProof/>
                <w:webHidden/>
              </w:rPr>
              <w:fldChar w:fldCharType="begin"/>
            </w:r>
            <w:r>
              <w:rPr>
                <w:noProof/>
                <w:webHidden/>
              </w:rPr>
              <w:instrText xml:space="preserve"> PAGEREF _Toc172805999 \h </w:instrText>
            </w:r>
            <w:r>
              <w:rPr>
                <w:noProof/>
                <w:webHidden/>
              </w:rPr>
            </w:r>
            <w:r>
              <w:rPr>
                <w:noProof/>
                <w:webHidden/>
              </w:rPr>
              <w:fldChar w:fldCharType="separate"/>
            </w:r>
            <w:r>
              <w:rPr>
                <w:noProof/>
                <w:webHidden/>
              </w:rPr>
              <w:t>16</w:t>
            </w:r>
            <w:r>
              <w:rPr>
                <w:noProof/>
                <w:webHidden/>
              </w:rPr>
              <w:fldChar w:fldCharType="end"/>
            </w:r>
          </w:hyperlink>
        </w:p>
        <w:p w14:paraId="39F1302A" w14:textId="317F697D"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6000" w:history="1">
            <w:r w:rsidRPr="00FC3E56">
              <w:rPr>
                <w:rStyle w:val="Hyperlink"/>
                <w:noProof/>
              </w:rPr>
              <w:t>Appendix B: News &amp; Communique Types</w:t>
            </w:r>
            <w:r>
              <w:rPr>
                <w:noProof/>
                <w:webHidden/>
              </w:rPr>
              <w:tab/>
            </w:r>
            <w:r>
              <w:rPr>
                <w:noProof/>
                <w:webHidden/>
              </w:rPr>
              <w:fldChar w:fldCharType="begin"/>
            </w:r>
            <w:r>
              <w:rPr>
                <w:noProof/>
                <w:webHidden/>
              </w:rPr>
              <w:instrText xml:space="preserve"> PAGEREF _Toc172806000 \h </w:instrText>
            </w:r>
            <w:r>
              <w:rPr>
                <w:noProof/>
                <w:webHidden/>
              </w:rPr>
            </w:r>
            <w:r>
              <w:rPr>
                <w:noProof/>
                <w:webHidden/>
              </w:rPr>
              <w:fldChar w:fldCharType="separate"/>
            </w:r>
            <w:r>
              <w:rPr>
                <w:noProof/>
                <w:webHidden/>
              </w:rPr>
              <w:t>17</w:t>
            </w:r>
            <w:r>
              <w:rPr>
                <w:noProof/>
                <w:webHidden/>
              </w:rPr>
              <w:fldChar w:fldCharType="end"/>
            </w:r>
          </w:hyperlink>
        </w:p>
        <w:p w14:paraId="74D17D31" w14:textId="03243B54" w:rsidR="00913940" w:rsidRDefault="00913940">
          <w:pPr>
            <w:pStyle w:val="TOC1"/>
            <w:rPr>
              <w:rFonts w:asciiTheme="minorHAnsi" w:eastAsiaTheme="minorEastAsia" w:hAnsiTheme="minorHAnsi"/>
              <w:noProof/>
              <w:color w:val="auto"/>
              <w:kern w:val="2"/>
              <w:sz w:val="22"/>
              <w:lang w:eastAsia="en-CA"/>
              <w14:ligatures w14:val="standardContextual"/>
            </w:rPr>
          </w:pPr>
          <w:hyperlink w:anchor="_Toc172806001" w:history="1">
            <w:r w:rsidRPr="00FC3E56">
              <w:rPr>
                <w:rStyle w:val="Hyperlink"/>
                <w:noProof/>
              </w:rPr>
              <w:t>Appendix C: Security Roles Requirements</w:t>
            </w:r>
            <w:r>
              <w:rPr>
                <w:noProof/>
                <w:webHidden/>
              </w:rPr>
              <w:tab/>
            </w:r>
            <w:r>
              <w:rPr>
                <w:noProof/>
                <w:webHidden/>
              </w:rPr>
              <w:fldChar w:fldCharType="begin"/>
            </w:r>
            <w:r>
              <w:rPr>
                <w:noProof/>
                <w:webHidden/>
              </w:rPr>
              <w:instrText xml:space="preserve"> PAGEREF _Toc172806001 \h </w:instrText>
            </w:r>
            <w:r>
              <w:rPr>
                <w:noProof/>
                <w:webHidden/>
              </w:rPr>
            </w:r>
            <w:r>
              <w:rPr>
                <w:noProof/>
                <w:webHidden/>
              </w:rPr>
              <w:fldChar w:fldCharType="separate"/>
            </w:r>
            <w:r>
              <w:rPr>
                <w:noProof/>
                <w:webHidden/>
              </w:rPr>
              <w:t>18</w:t>
            </w:r>
            <w:r>
              <w:rPr>
                <w:noProof/>
                <w:webHidden/>
              </w:rPr>
              <w:fldChar w:fldCharType="end"/>
            </w:r>
          </w:hyperlink>
        </w:p>
        <w:p w14:paraId="50486B0C" w14:textId="23BCBB03" w:rsidR="00913940" w:rsidRDefault="00913940">
          <w:r>
            <w:rPr>
              <w:b/>
              <w:bCs/>
              <w:noProof/>
            </w:rPr>
            <w:fldChar w:fldCharType="end"/>
          </w:r>
        </w:p>
      </w:sdtContent>
    </w:sdt>
    <w:p w14:paraId="7989043D" w14:textId="73DA9D4C" w:rsidR="00392611" w:rsidRDefault="00392611" w:rsidP="00351793">
      <w:pPr>
        <w:pStyle w:val="TOC2"/>
        <w:rPr>
          <w:rStyle w:val="Hyperlink"/>
          <w:noProof/>
          <w:lang w:eastAsia="en-CA"/>
        </w:rPr>
      </w:pPr>
    </w:p>
    <w:p w14:paraId="26213D2B" w14:textId="77777777" w:rsidR="00176E9E" w:rsidRDefault="00176E9E" w:rsidP="00766F7F">
      <w:pPr>
        <w:spacing w:after="0" w:line="240" w:lineRule="auto"/>
        <w:sectPr w:rsidR="00176E9E" w:rsidSect="009F0B22">
          <w:headerReference w:type="even" r:id="rId11"/>
          <w:headerReference w:type="default" r:id="rId12"/>
          <w:footerReference w:type="default" r:id="rId13"/>
          <w:headerReference w:type="first" r:id="rId14"/>
          <w:pgSz w:w="12240" w:h="15840" w:code="1"/>
          <w:pgMar w:top="720" w:right="720" w:bottom="1152" w:left="720" w:header="360" w:footer="288" w:gutter="0"/>
          <w:cols w:space="708"/>
          <w:docGrid w:linePitch="360"/>
        </w:sectPr>
      </w:pPr>
    </w:p>
    <w:p w14:paraId="1C501846" w14:textId="77777777" w:rsidR="00772498" w:rsidRDefault="00772498" w:rsidP="00AC43B9">
      <w:pPr>
        <w:pStyle w:val="Heading1"/>
      </w:pPr>
      <w:bookmarkStart w:id="1" w:name="_Toc172805986"/>
      <w:r>
        <w:t>Review and Approval</w:t>
      </w:r>
      <w:bookmarkEnd w:id="1"/>
    </w:p>
    <w:tbl>
      <w:tblPr>
        <w:tblStyle w:val="ListTable3-Accent1"/>
        <w:tblW w:w="13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2"/>
        <w:gridCol w:w="4182"/>
        <w:gridCol w:w="2822"/>
        <w:gridCol w:w="2481"/>
        <w:gridCol w:w="1348"/>
      </w:tblGrid>
      <w:tr w:rsidR="00772498" w:rsidRPr="00554A35" w14:paraId="5007AC6F" w14:textId="77777777" w:rsidTr="03C4D30C">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0" w:type="dxa"/>
            <w:noWrap/>
            <w:hideMark/>
          </w:tcPr>
          <w:p w14:paraId="47BFFB1D" w14:textId="77777777" w:rsidR="00772498" w:rsidRPr="00554A35" w:rsidRDefault="00772498" w:rsidP="00766F7F">
            <w:pPr>
              <w:spacing w:after="0"/>
              <w:rPr>
                <w:rFonts w:asciiTheme="majorHAnsi" w:eastAsia="Times New Roman" w:hAnsiTheme="majorHAnsi" w:cstheme="majorHAnsi"/>
                <w:color w:val="FFFFFF" w:themeColor="background1"/>
                <w:sz w:val="20"/>
                <w:szCs w:val="20"/>
                <w:lang w:eastAsia="en-CA"/>
              </w:rPr>
            </w:pPr>
            <w:r>
              <w:rPr>
                <w:rFonts w:asciiTheme="majorHAnsi" w:eastAsia="Times New Roman" w:hAnsiTheme="majorHAnsi" w:cstheme="majorHAnsi"/>
                <w:color w:val="FFFFFF" w:themeColor="background1"/>
                <w:sz w:val="20"/>
                <w:szCs w:val="20"/>
                <w:lang w:eastAsia="en-CA"/>
              </w:rPr>
              <w:t>Reviewer</w:t>
            </w:r>
          </w:p>
        </w:tc>
        <w:tc>
          <w:tcPr>
            <w:tcW w:w="0" w:type="dxa"/>
            <w:noWrap/>
            <w:hideMark/>
          </w:tcPr>
          <w:p w14:paraId="2B115E87" w14:textId="77777777" w:rsidR="00772498" w:rsidRPr="00554A35" w:rsidRDefault="00772498" w:rsidP="00766F7F">
            <w:pPr>
              <w:spacing w:after="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FFFFFF" w:themeColor="background1"/>
                <w:sz w:val="20"/>
                <w:szCs w:val="20"/>
                <w:lang w:eastAsia="en-CA"/>
              </w:rPr>
            </w:pPr>
            <w:r w:rsidRPr="00554A35">
              <w:rPr>
                <w:rFonts w:asciiTheme="majorHAnsi" w:eastAsia="Times New Roman" w:hAnsiTheme="majorHAnsi" w:cstheme="majorHAnsi"/>
                <w:color w:val="FFFFFF" w:themeColor="background1"/>
                <w:sz w:val="20"/>
                <w:szCs w:val="20"/>
                <w:lang w:eastAsia="en-CA"/>
              </w:rPr>
              <w:t>Division</w:t>
            </w:r>
          </w:p>
        </w:tc>
        <w:tc>
          <w:tcPr>
            <w:tcW w:w="0" w:type="dxa"/>
            <w:noWrap/>
            <w:hideMark/>
          </w:tcPr>
          <w:p w14:paraId="54643676" w14:textId="77777777" w:rsidR="00772498" w:rsidRPr="00554A35" w:rsidRDefault="00772498" w:rsidP="00766F7F">
            <w:pPr>
              <w:spacing w:after="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FFFFFF" w:themeColor="background1"/>
                <w:sz w:val="20"/>
                <w:szCs w:val="20"/>
                <w:lang w:eastAsia="en-CA"/>
              </w:rPr>
            </w:pPr>
            <w:r w:rsidRPr="00554A35">
              <w:rPr>
                <w:rFonts w:asciiTheme="majorHAnsi" w:eastAsia="Times New Roman" w:hAnsiTheme="majorHAnsi" w:cstheme="majorHAnsi"/>
                <w:color w:val="FFFFFF" w:themeColor="background1"/>
                <w:sz w:val="20"/>
                <w:szCs w:val="20"/>
                <w:lang w:eastAsia="en-CA"/>
              </w:rPr>
              <w:t>Branch</w:t>
            </w:r>
          </w:p>
        </w:tc>
        <w:tc>
          <w:tcPr>
            <w:tcW w:w="0" w:type="dxa"/>
            <w:noWrap/>
            <w:hideMark/>
          </w:tcPr>
          <w:p w14:paraId="238A2968" w14:textId="00A403C7" w:rsidR="00772498" w:rsidRDefault="00772498" w:rsidP="00766F7F">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FFFFFF" w:themeColor="background1"/>
                <w:sz w:val="20"/>
                <w:szCs w:val="20"/>
                <w:lang w:eastAsia="en-CA"/>
              </w:rPr>
            </w:pPr>
            <w:r w:rsidRPr="00554A35">
              <w:rPr>
                <w:rFonts w:asciiTheme="majorHAnsi" w:eastAsia="Times New Roman" w:hAnsiTheme="majorHAnsi" w:cstheme="majorHAnsi"/>
                <w:color w:val="FFFFFF" w:themeColor="background1"/>
                <w:sz w:val="20"/>
                <w:szCs w:val="20"/>
                <w:lang w:eastAsia="en-CA"/>
              </w:rPr>
              <w:t xml:space="preserve">Approved </w:t>
            </w:r>
            <w:r>
              <w:rPr>
                <w:rFonts w:asciiTheme="majorHAnsi" w:eastAsia="Times New Roman" w:hAnsiTheme="majorHAnsi" w:cstheme="majorHAnsi"/>
                <w:b w:val="0"/>
                <w:bCs w:val="0"/>
                <w:color w:val="FFFFFF" w:themeColor="background1"/>
                <w:sz w:val="20"/>
                <w:szCs w:val="20"/>
                <w:lang w:eastAsia="en-CA"/>
              </w:rPr>
              <w:t>By</w:t>
            </w:r>
          </w:p>
          <w:p w14:paraId="06633AC6" w14:textId="5198C16C" w:rsidR="00772498" w:rsidRPr="00554A35" w:rsidRDefault="00772498" w:rsidP="00766F7F">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FFFFFF" w:themeColor="background1"/>
                <w:sz w:val="20"/>
                <w:szCs w:val="20"/>
                <w:lang w:eastAsia="en-CA"/>
              </w:rPr>
            </w:pPr>
            <w:r>
              <w:rPr>
                <w:rFonts w:asciiTheme="majorHAnsi" w:eastAsia="Times New Roman" w:hAnsiTheme="majorHAnsi" w:cstheme="majorHAnsi"/>
                <w:color w:val="FFFFFF" w:themeColor="background1"/>
                <w:sz w:val="20"/>
                <w:szCs w:val="20"/>
                <w:lang w:eastAsia="en-CA"/>
              </w:rPr>
              <w:t>(on behalf of Reviewer)</w:t>
            </w:r>
          </w:p>
        </w:tc>
        <w:tc>
          <w:tcPr>
            <w:tcW w:w="0" w:type="dxa"/>
            <w:noWrap/>
            <w:hideMark/>
          </w:tcPr>
          <w:p w14:paraId="27D2760E" w14:textId="77777777" w:rsidR="00772498" w:rsidRPr="00554A35" w:rsidRDefault="00772498" w:rsidP="00766F7F">
            <w:pPr>
              <w:spacing w:after="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FFFFFF" w:themeColor="background1"/>
                <w:sz w:val="20"/>
                <w:szCs w:val="20"/>
                <w:lang w:eastAsia="en-CA"/>
              </w:rPr>
            </w:pPr>
            <w:r>
              <w:rPr>
                <w:rFonts w:asciiTheme="majorHAnsi" w:eastAsia="Times New Roman" w:hAnsiTheme="majorHAnsi" w:cstheme="majorHAnsi"/>
                <w:color w:val="FFFFFF" w:themeColor="background1"/>
                <w:sz w:val="20"/>
                <w:szCs w:val="20"/>
                <w:lang w:eastAsia="en-CA"/>
              </w:rPr>
              <w:t>Date</w:t>
            </w:r>
          </w:p>
        </w:tc>
      </w:tr>
      <w:tr w:rsidR="00772498" w:rsidRPr="00554A35" w14:paraId="18FE742C" w14:textId="77777777" w:rsidTr="03C4D30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516F04C0" w14:textId="77777777" w:rsidR="00772498" w:rsidRPr="00554A35" w:rsidRDefault="00772498"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Di Gioacchino Aldo</w:t>
            </w:r>
          </w:p>
        </w:tc>
        <w:tc>
          <w:tcPr>
            <w:tcW w:w="0" w:type="dxa"/>
            <w:noWrap/>
            <w:hideMark/>
          </w:tcPr>
          <w:p w14:paraId="2B161F34"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 xml:space="preserve">CE Portfolio Operations </w:t>
            </w:r>
          </w:p>
        </w:tc>
        <w:tc>
          <w:tcPr>
            <w:tcW w:w="0" w:type="dxa"/>
            <w:noWrap/>
            <w:hideMark/>
          </w:tcPr>
          <w:p w14:paraId="0AB7E57C"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Operations and Client Services Branch (OCSB)</w:t>
            </w:r>
          </w:p>
        </w:tc>
        <w:tc>
          <w:tcPr>
            <w:tcW w:w="0" w:type="dxa"/>
            <w:noWrap/>
            <w:hideMark/>
          </w:tcPr>
          <w:p w14:paraId="4BEB867C" w14:textId="77777777" w:rsidR="00772498" w:rsidRPr="00554A35" w:rsidRDefault="00772498"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Di Gioacchino Aldo</w:t>
            </w:r>
          </w:p>
        </w:tc>
        <w:tc>
          <w:tcPr>
            <w:tcW w:w="0" w:type="dxa"/>
            <w:noWrap/>
            <w:hideMark/>
          </w:tcPr>
          <w:p w14:paraId="259324FB" w14:textId="6E06BA91" w:rsidR="00772498" w:rsidRPr="00554A35" w:rsidRDefault="4BE0C1E9"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auto"/>
                <w:sz w:val="20"/>
                <w:szCs w:val="20"/>
                <w:lang w:eastAsia="en-CA"/>
              </w:rPr>
            </w:pPr>
            <w:r w:rsidRPr="1F210DA4">
              <w:rPr>
                <w:rFonts w:asciiTheme="majorHAnsi" w:eastAsia="Times New Roman" w:hAnsiTheme="majorHAnsi" w:cstheme="majorBidi"/>
                <w:color w:val="auto"/>
                <w:sz w:val="20"/>
                <w:szCs w:val="20"/>
                <w:lang w:eastAsia="en-CA"/>
              </w:rPr>
              <w:t>Feb 27, 2024</w:t>
            </w:r>
          </w:p>
        </w:tc>
      </w:tr>
      <w:tr w:rsidR="00772498" w:rsidRPr="00554A35" w14:paraId="4C088CB9" w14:textId="77777777" w:rsidTr="03C4D30C">
        <w:trPr>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74BB7E4B" w14:textId="77777777" w:rsidR="00772498" w:rsidRPr="00554A35" w:rsidRDefault="00772498"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 xml:space="preserve">Joseph-Carl </w:t>
            </w:r>
            <w:proofErr w:type="spellStart"/>
            <w:r w:rsidRPr="00554A35">
              <w:rPr>
                <w:rFonts w:asciiTheme="majorHAnsi" w:eastAsia="Times New Roman" w:hAnsiTheme="majorHAnsi" w:cstheme="majorHAnsi"/>
                <w:color w:val="000000"/>
                <w:sz w:val="20"/>
                <w:szCs w:val="20"/>
                <w:lang w:eastAsia="en-CA"/>
              </w:rPr>
              <w:t>Théodat</w:t>
            </w:r>
            <w:proofErr w:type="spellEnd"/>
          </w:p>
        </w:tc>
        <w:tc>
          <w:tcPr>
            <w:tcW w:w="0" w:type="dxa"/>
            <w:noWrap/>
            <w:hideMark/>
          </w:tcPr>
          <w:p w14:paraId="57E8F9EE" w14:textId="77777777" w:rsidR="00772498" w:rsidRPr="00554A35" w:rsidRDefault="00772498"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Client Executive (CE)</w:t>
            </w:r>
          </w:p>
        </w:tc>
        <w:tc>
          <w:tcPr>
            <w:tcW w:w="0" w:type="dxa"/>
            <w:noWrap/>
            <w:hideMark/>
          </w:tcPr>
          <w:p w14:paraId="1FC914E0" w14:textId="77777777" w:rsidR="00772498" w:rsidRPr="00554A35" w:rsidRDefault="00772498"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Operations and Client Services Branch (OCSB)</w:t>
            </w:r>
          </w:p>
        </w:tc>
        <w:tc>
          <w:tcPr>
            <w:tcW w:w="0" w:type="dxa"/>
            <w:noWrap/>
            <w:hideMark/>
          </w:tcPr>
          <w:p w14:paraId="0032A10F" w14:textId="77777777" w:rsidR="00772498" w:rsidRPr="00554A35" w:rsidRDefault="00772498"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 xml:space="preserve">Joseph-Carl </w:t>
            </w:r>
            <w:proofErr w:type="spellStart"/>
            <w:r w:rsidRPr="00554A35">
              <w:rPr>
                <w:rFonts w:asciiTheme="majorHAnsi" w:eastAsia="Times New Roman" w:hAnsiTheme="majorHAnsi" w:cstheme="majorHAnsi"/>
                <w:color w:val="000000"/>
                <w:sz w:val="20"/>
                <w:szCs w:val="20"/>
                <w:lang w:eastAsia="en-CA"/>
              </w:rPr>
              <w:t>Théodat</w:t>
            </w:r>
            <w:proofErr w:type="spellEnd"/>
          </w:p>
        </w:tc>
        <w:tc>
          <w:tcPr>
            <w:tcW w:w="0" w:type="dxa"/>
            <w:noWrap/>
            <w:hideMark/>
          </w:tcPr>
          <w:p w14:paraId="31595B19" w14:textId="77777777" w:rsidR="00772498" w:rsidRPr="00554A35" w:rsidRDefault="00772498"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0"/>
                <w:szCs w:val="20"/>
                <w:lang w:eastAsia="en-CA"/>
              </w:rPr>
            </w:pPr>
          </w:p>
        </w:tc>
      </w:tr>
      <w:tr w:rsidR="00772498" w:rsidRPr="00554A35" w14:paraId="29DBEE8F" w14:textId="77777777" w:rsidTr="03C4D30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7F0B77BC" w14:textId="084C0706" w:rsidR="00772498" w:rsidRPr="00554A35" w:rsidRDefault="00772498"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Marc Gagnon</w:t>
            </w:r>
          </w:p>
        </w:tc>
        <w:tc>
          <w:tcPr>
            <w:tcW w:w="0" w:type="dxa"/>
            <w:noWrap/>
            <w:hideMark/>
          </w:tcPr>
          <w:p w14:paraId="75FD6207"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Client Executive (CE)</w:t>
            </w:r>
          </w:p>
        </w:tc>
        <w:tc>
          <w:tcPr>
            <w:tcW w:w="0" w:type="dxa"/>
            <w:noWrap/>
            <w:hideMark/>
          </w:tcPr>
          <w:p w14:paraId="14A694C4"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Operations and Client Services Branch (OCSB)</w:t>
            </w:r>
          </w:p>
        </w:tc>
        <w:tc>
          <w:tcPr>
            <w:tcW w:w="0" w:type="dxa"/>
            <w:noWrap/>
            <w:hideMark/>
          </w:tcPr>
          <w:p w14:paraId="55A5DE2C" w14:textId="67B63882" w:rsidR="00772498" w:rsidRPr="00554A35" w:rsidRDefault="00772498"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Marc Gagnon</w:t>
            </w:r>
          </w:p>
        </w:tc>
        <w:tc>
          <w:tcPr>
            <w:tcW w:w="0" w:type="dxa"/>
            <w:noWrap/>
            <w:hideMark/>
          </w:tcPr>
          <w:p w14:paraId="249739B4" w14:textId="05F72E3B" w:rsidR="00772498" w:rsidRPr="00554A35" w:rsidRDefault="24971F8B"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auto"/>
                <w:sz w:val="20"/>
                <w:szCs w:val="20"/>
                <w:lang w:eastAsia="en-CA"/>
              </w:rPr>
            </w:pPr>
            <w:r w:rsidRPr="03C4D30C">
              <w:rPr>
                <w:rFonts w:asciiTheme="majorHAnsi" w:eastAsia="Times New Roman" w:hAnsiTheme="majorHAnsi" w:cstheme="majorBidi"/>
                <w:color w:val="auto"/>
                <w:sz w:val="20"/>
                <w:szCs w:val="20"/>
                <w:lang w:eastAsia="en-CA"/>
              </w:rPr>
              <w:t>Mar 08,</w:t>
            </w:r>
          </w:p>
          <w:p w14:paraId="574915F3" w14:textId="648E381A" w:rsidR="00772498" w:rsidRPr="00554A35" w:rsidRDefault="24971F8B"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auto"/>
                <w:sz w:val="20"/>
                <w:szCs w:val="20"/>
                <w:lang w:eastAsia="en-CA"/>
              </w:rPr>
            </w:pPr>
            <w:r w:rsidRPr="03C4D30C">
              <w:rPr>
                <w:rFonts w:asciiTheme="majorHAnsi" w:eastAsia="Times New Roman" w:hAnsiTheme="majorHAnsi" w:cstheme="majorBidi"/>
                <w:color w:val="auto"/>
                <w:sz w:val="20"/>
                <w:szCs w:val="20"/>
                <w:lang w:eastAsia="en-CA"/>
              </w:rPr>
              <w:t xml:space="preserve">2024 </w:t>
            </w:r>
          </w:p>
        </w:tc>
      </w:tr>
      <w:tr w:rsidR="00772498" w:rsidRPr="00554A35" w14:paraId="748DABD6" w14:textId="77777777" w:rsidTr="03C4D30C">
        <w:trPr>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755BB146" w14:textId="77777777" w:rsidR="00772498" w:rsidRPr="00E93CD3" w:rsidRDefault="00772498" w:rsidP="00766F7F">
            <w:pPr>
              <w:spacing w:after="0"/>
              <w:rPr>
                <w:rFonts w:asciiTheme="majorHAnsi" w:eastAsia="Times New Roman" w:hAnsiTheme="majorHAnsi" w:cstheme="majorHAnsi"/>
                <w:color w:val="000000"/>
                <w:sz w:val="20"/>
                <w:szCs w:val="20"/>
                <w:lang w:eastAsia="en-CA"/>
              </w:rPr>
            </w:pPr>
            <w:r w:rsidRPr="00E93CD3">
              <w:rPr>
                <w:rFonts w:asciiTheme="majorHAnsi" w:eastAsia="Times New Roman" w:hAnsiTheme="majorHAnsi" w:cstheme="majorHAnsi"/>
                <w:color w:val="000000"/>
                <w:sz w:val="20"/>
                <w:szCs w:val="20"/>
                <w:lang w:eastAsia="en-CA"/>
              </w:rPr>
              <w:t>Julie McIntosh</w:t>
            </w:r>
          </w:p>
        </w:tc>
        <w:tc>
          <w:tcPr>
            <w:tcW w:w="0" w:type="dxa"/>
            <w:noWrap/>
            <w:hideMark/>
          </w:tcPr>
          <w:p w14:paraId="59ACB5A7" w14:textId="0C4BF8B4" w:rsidR="00772498" w:rsidRPr="00554A35" w:rsidRDefault="00772498"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Client Executive (</w:t>
            </w:r>
            <w:ins w:id="2" w:author="Anthony, Brandon (SSC/SPC)" w:date="2024-04-11T10:06:00Z">
              <w:r w:rsidR="00151594">
                <w:rPr>
                  <w:rFonts w:asciiTheme="majorHAnsi" w:eastAsia="Times New Roman" w:hAnsiTheme="majorHAnsi" w:cstheme="majorHAnsi"/>
                  <w:color w:val="000000"/>
                  <w:sz w:val="20"/>
                  <w:szCs w:val="20"/>
                  <w:lang w:eastAsia="en-CA"/>
                </w:rPr>
                <w:t>SDM</w:t>
              </w:r>
            </w:ins>
            <w:r w:rsidRPr="00554A35">
              <w:rPr>
                <w:rFonts w:asciiTheme="majorHAnsi" w:eastAsia="Times New Roman" w:hAnsiTheme="majorHAnsi" w:cstheme="majorHAnsi"/>
                <w:color w:val="000000"/>
                <w:sz w:val="20"/>
                <w:szCs w:val="20"/>
                <w:lang w:eastAsia="en-CA"/>
              </w:rPr>
              <w:t>)</w:t>
            </w:r>
          </w:p>
        </w:tc>
        <w:tc>
          <w:tcPr>
            <w:tcW w:w="0" w:type="dxa"/>
            <w:noWrap/>
            <w:hideMark/>
          </w:tcPr>
          <w:p w14:paraId="51C19ECF" w14:textId="77777777" w:rsidR="00772498" w:rsidRPr="00554A35" w:rsidRDefault="00772498"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Client Service Delivery and Management Branches (CSDMB)</w:t>
            </w:r>
          </w:p>
        </w:tc>
        <w:tc>
          <w:tcPr>
            <w:tcW w:w="0" w:type="dxa"/>
            <w:vMerge w:val="restart"/>
            <w:noWrap/>
            <w:vAlign w:val="center"/>
            <w:hideMark/>
          </w:tcPr>
          <w:p w14:paraId="0BF64E8F" w14:textId="77777777" w:rsidR="00772498" w:rsidRPr="00554A35" w:rsidRDefault="00772498"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Julie McIntosh</w:t>
            </w:r>
          </w:p>
        </w:tc>
        <w:tc>
          <w:tcPr>
            <w:tcW w:w="0" w:type="dxa"/>
            <w:vMerge w:val="restart"/>
            <w:noWrap/>
            <w:hideMark/>
          </w:tcPr>
          <w:p w14:paraId="033071E2" w14:textId="77777777" w:rsidR="00772498" w:rsidRPr="00554A35" w:rsidRDefault="00772498"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0"/>
                <w:szCs w:val="20"/>
                <w:lang w:eastAsia="en-CA"/>
              </w:rPr>
            </w:pPr>
          </w:p>
        </w:tc>
      </w:tr>
      <w:tr w:rsidR="00772498" w:rsidRPr="00554A35" w14:paraId="00EB3687" w14:textId="77777777" w:rsidTr="03C4D30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dxa"/>
            <w:noWrap/>
          </w:tcPr>
          <w:p w14:paraId="7A062E8C" w14:textId="77777777" w:rsidR="00772498" w:rsidRPr="00E93CD3" w:rsidRDefault="00772498" w:rsidP="00766F7F">
            <w:pPr>
              <w:spacing w:after="0"/>
              <w:rPr>
                <w:rFonts w:asciiTheme="majorHAnsi" w:eastAsia="Times New Roman" w:hAnsiTheme="majorHAnsi" w:cstheme="majorHAnsi"/>
                <w:color w:val="000000"/>
                <w:sz w:val="20"/>
                <w:szCs w:val="20"/>
                <w:lang w:eastAsia="en-CA"/>
              </w:rPr>
            </w:pPr>
            <w:r w:rsidRPr="00E93CD3">
              <w:rPr>
                <w:rFonts w:asciiTheme="majorHAnsi" w:eastAsia="Times New Roman" w:hAnsiTheme="majorHAnsi" w:cstheme="majorHAnsi"/>
                <w:color w:val="000000"/>
                <w:sz w:val="20"/>
                <w:szCs w:val="20"/>
                <w:lang w:eastAsia="en-CA"/>
              </w:rPr>
              <w:t>Elizabeth Caswell</w:t>
            </w:r>
          </w:p>
        </w:tc>
        <w:tc>
          <w:tcPr>
            <w:tcW w:w="0" w:type="dxa"/>
            <w:noWrap/>
          </w:tcPr>
          <w:p w14:paraId="5A34A0BA"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Service Delivery Management (SDM)</w:t>
            </w:r>
          </w:p>
        </w:tc>
        <w:tc>
          <w:tcPr>
            <w:tcW w:w="0" w:type="dxa"/>
            <w:noWrap/>
          </w:tcPr>
          <w:p w14:paraId="3006E0C1"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Client Service Delivery and Management Branches (CSDMB)</w:t>
            </w:r>
          </w:p>
        </w:tc>
        <w:tc>
          <w:tcPr>
            <w:tcW w:w="0" w:type="dxa"/>
            <w:vMerge/>
            <w:noWrap/>
          </w:tcPr>
          <w:p w14:paraId="12E91625" w14:textId="77777777" w:rsidR="00772498" w:rsidRPr="00554A35" w:rsidRDefault="00772498"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p>
        </w:tc>
        <w:tc>
          <w:tcPr>
            <w:tcW w:w="0" w:type="dxa"/>
            <w:vMerge/>
            <w:noWrap/>
          </w:tcPr>
          <w:p w14:paraId="13034E9A" w14:textId="77777777" w:rsidR="00772498" w:rsidRPr="00554A35" w:rsidRDefault="00772498"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0"/>
                <w:szCs w:val="20"/>
                <w:lang w:eastAsia="en-CA"/>
              </w:rPr>
            </w:pPr>
          </w:p>
        </w:tc>
      </w:tr>
      <w:tr w:rsidR="00772498" w:rsidRPr="00554A35" w14:paraId="2E4946B5" w14:textId="77777777" w:rsidTr="03C4D30C">
        <w:trPr>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5A977E95" w14:textId="77777777" w:rsidR="00772498" w:rsidRPr="00554A35" w:rsidRDefault="00772498" w:rsidP="00766F7F">
            <w:pPr>
              <w:spacing w:after="0"/>
              <w:rPr>
                <w:rFonts w:asciiTheme="majorHAnsi" w:eastAsia="Times New Roman" w:hAnsiTheme="majorHAnsi" w:cstheme="majorHAnsi"/>
                <w:color w:val="000000"/>
                <w:sz w:val="20"/>
                <w:szCs w:val="20"/>
                <w:lang w:eastAsia="en-CA"/>
              </w:rPr>
            </w:pPr>
            <w:proofErr w:type="spellStart"/>
            <w:r w:rsidRPr="00554A35">
              <w:rPr>
                <w:rFonts w:asciiTheme="majorHAnsi" w:eastAsia="Times New Roman" w:hAnsiTheme="majorHAnsi" w:cstheme="majorHAnsi"/>
                <w:color w:val="000000"/>
                <w:sz w:val="20"/>
                <w:szCs w:val="20"/>
                <w:lang w:eastAsia="en-CA"/>
              </w:rPr>
              <w:t>Jaspaul</w:t>
            </w:r>
            <w:proofErr w:type="spellEnd"/>
            <w:r w:rsidRPr="00554A35">
              <w:rPr>
                <w:rFonts w:asciiTheme="majorHAnsi" w:eastAsia="Times New Roman" w:hAnsiTheme="majorHAnsi" w:cstheme="majorHAnsi"/>
                <w:color w:val="000000"/>
                <w:sz w:val="20"/>
                <w:szCs w:val="20"/>
                <w:lang w:eastAsia="en-CA"/>
              </w:rPr>
              <w:t xml:space="preserve"> Parmar</w:t>
            </w:r>
          </w:p>
        </w:tc>
        <w:tc>
          <w:tcPr>
            <w:tcW w:w="0" w:type="dxa"/>
            <w:noWrap/>
            <w:hideMark/>
          </w:tcPr>
          <w:p w14:paraId="00DFF40C" w14:textId="77777777" w:rsidR="00772498" w:rsidRPr="00554A35" w:rsidRDefault="00772498"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Client Executive (CE)</w:t>
            </w:r>
          </w:p>
        </w:tc>
        <w:tc>
          <w:tcPr>
            <w:tcW w:w="0" w:type="dxa"/>
            <w:noWrap/>
            <w:hideMark/>
          </w:tcPr>
          <w:p w14:paraId="2AA22E1A" w14:textId="77777777" w:rsidR="00772498" w:rsidRPr="00554A35" w:rsidRDefault="00772498"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Operations and Client Services Branch (OCSB)</w:t>
            </w:r>
          </w:p>
        </w:tc>
        <w:tc>
          <w:tcPr>
            <w:tcW w:w="0" w:type="dxa"/>
            <w:noWrap/>
            <w:hideMark/>
          </w:tcPr>
          <w:p w14:paraId="2ACF68B3" w14:textId="77777777" w:rsidR="00772498" w:rsidRPr="00554A35" w:rsidRDefault="00772498"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proofErr w:type="spellStart"/>
            <w:r w:rsidRPr="00554A35">
              <w:rPr>
                <w:rFonts w:asciiTheme="majorHAnsi" w:eastAsia="Times New Roman" w:hAnsiTheme="majorHAnsi" w:cstheme="majorHAnsi"/>
                <w:color w:val="000000"/>
                <w:sz w:val="20"/>
                <w:szCs w:val="20"/>
                <w:lang w:eastAsia="en-CA"/>
              </w:rPr>
              <w:t>Jaspaul</w:t>
            </w:r>
            <w:proofErr w:type="spellEnd"/>
            <w:r w:rsidRPr="00554A35">
              <w:rPr>
                <w:rFonts w:asciiTheme="majorHAnsi" w:eastAsia="Times New Roman" w:hAnsiTheme="majorHAnsi" w:cstheme="majorHAnsi"/>
                <w:color w:val="000000"/>
                <w:sz w:val="20"/>
                <w:szCs w:val="20"/>
                <w:lang w:eastAsia="en-CA"/>
              </w:rPr>
              <w:t xml:space="preserve"> Parmar</w:t>
            </w:r>
          </w:p>
        </w:tc>
        <w:tc>
          <w:tcPr>
            <w:tcW w:w="0" w:type="dxa"/>
            <w:noWrap/>
            <w:hideMark/>
          </w:tcPr>
          <w:p w14:paraId="71F0646B" w14:textId="5059DA6B" w:rsidR="00772498" w:rsidRPr="00554A35" w:rsidRDefault="4612002A"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auto"/>
                <w:sz w:val="20"/>
                <w:szCs w:val="20"/>
                <w:lang w:eastAsia="en-CA"/>
              </w:rPr>
            </w:pPr>
            <w:r w:rsidRPr="70DBF9AB">
              <w:rPr>
                <w:rFonts w:asciiTheme="majorHAnsi" w:eastAsia="Times New Roman" w:hAnsiTheme="majorHAnsi" w:cstheme="majorBidi"/>
                <w:color w:val="auto"/>
                <w:sz w:val="20"/>
                <w:szCs w:val="20"/>
                <w:lang w:eastAsia="en-CA"/>
              </w:rPr>
              <w:t>Feb 23, 2024</w:t>
            </w:r>
          </w:p>
        </w:tc>
      </w:tr>
      <w:tr w:rsidR="00772498" w:rsidRPr="00554A35" w14:paraId="3462E56E" w14:textId="77777777" w:rsidTr="03C4D30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4C2A6A4A" w14:textId="77777777" w:rsidR="00772498" w:rsidRPr="00554A35" w:rsidRDefault="00772498"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Adrienne Turgeon</w:t>
            </w:r>
          </w:p>
        </w:tc>
        <w:tc>
          <w:tcPr>
            <w:tcW w:w="0" w:type="dxa"/>
            <w:noWrap/>
            <w:hideMark/>
          </w:tcPr>
          <w:p w14:paraId="123C7F3D"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Service Portfolio Management</w:t>
            </w:r>
          </w:p>
        </w:tc>
        <w:tc>
          <w:tcPr>
            <w:tcW w:w="0" w:type="dxa"/>
            <w:noWrap/>
            <w:hideMark/>
          </w:tcPr>
          <w:p w14:paraId="35E9FF48"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Operations and Client Services Branch (OCSB)</w:t>
            </w:r>
          </w:p>
        </w:tc>
        <w:tc>
          <w:tcPr>
            <w:tcW w:w="0" w:type="dxa"/>
            <w:vMerge w:val="restart"/>
            <w:noWrap/>
            <w:vAlign w:val="center"/>
            <w:hideMark/>
          </w:tcPr>
          <w:p w14:paraId="6CF348DE" w14:textId="77777777" w:rsidR="00772498" w:rsidRPr="00554A35" w:rsidRDefault="00772498"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Farah Shakil</w:t>
            </w:r>
          </w:p>
        </w:tc>
        <w:tc>
          <w:tcPr>
            <w:tcW w:w="0" w:type="dxa"/>
            <w:vMerge w:val="restart"/>
            <w:noWrap/>
            <w:vAlign w:val="center"/>
            <w:hideMark/>
          </w:tcPr>
          <w:p w14:paraId="4C3F5313" w14:textId="77777777" w:rsidR="00772498" w:rsidRPr="00554A35" w:rsidRDefault="00772498"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0"/>
                <w:szCs w:val="20"/>
                <w:lang w:eastAsia="en-CA"/>
              </w:rPr>
            </w:pPr>
            <w:r>
              <w:rPr>
                <w:rFonts w:asciiTheme="majorHAnsi" w:eastAsia="Times New Roman" w:hAnsiTheme="majorHAnsi" w:cstheme="majorHAnsi"/>
                <w:color w:val="000000"/>
                <w:sz w:val="20"/>
                <w:szCs w:val="20"/>
                <w:lang w:eastAsia="en-CA"/>
              </w:rPr>
              <w:t>Feb 22, 2024</w:t>
            </w:r>
          </w:p>
        </w:tc>
      </w:tr>
      <w:tr w:rsidR="00772498" w:rsidRPr="00554A35" w14:paraId="22C2A3C5" w14:textId="77777777" w:rsidTr="03C4D30C">
        <w:trPr>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51088B85" w14:textId="77777777" w:rsidR="00772498" w:rsidRPr="00554A35" w:rsidRDefault="00772498"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Farah Shakil</w:t>
            </w:r>
          </w:p>
        </w:tc>
        <w:tc>
          <w:tcPr>
            <w:tcW w:w="0" w:type="dxa"/>
            <w:noWrap/>
            <w:hideMark/>
          </w:tcPr>
          <w:p w14:paraId="4FDD4FFF" w14:textId="77777777" w:rsidR="00772498" w:rsidRPr="00554A35" w:rsidRDefault="00772498"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Service Portfolio Management</w:t>
            </w:r>
          </w:p>
        </w:tc>
        <w:tc>
          <w:tcPr>
            <w:tcW w:w="0" w:type="dxa"/>
            <w:noWrap/>
            <w:hideMark/>
          </w:tcPr>
          <w:p w14:paraId="7852CBF1" w14:textId="77777777" w:rsidR="00772498" w:rsidRPr="00554A35" w:rsidRDefault="00772498"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Operations and Client Services Branch (OCSB)</w:t>
            </w:r>
          </w:p>
        </w:tc>
        <w:tc>
          <w:tcPr>
            <w:tcW w:w="0" w:type="dxa"/>
            <w:vMerge/>
            <w:noWrap/>
            <w:vAlign w:val="center"/>
            <w:hideMark/>
          </w:tcPr>
          <w:p w14:paraId="1B66C262" w14:textId="77777777" w:rsidR="00772498" w:rsidRPr="00554A35" w:rsidRDefault="00772498"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p>
        </w:tc>
        <w:tc>
          <w:tcPr>
            <w:tcW w:w="0" w:type="dxa"/>
            <w:vMerge/>
            <w:noWrap/>
            <w:hideMark/>
          </w:tcPr>
          <w:p w14:paraId="503BD762" w14:textId="77777777" w:rsidR="00772498" w:rsidRPr="00554A35" w:rsidRDefault="00772498"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0"/>
                <w:szCs w:val="20"/>
                <w:lang w:eastAsia="en-CA"/>
              </w:rPr>
            </w:pPr>
          </w:p>
        </w:tc>
      </w:tr>
      <w:tr w:rsidR="00772498" w:rsidRPr="00554A35" w14:paraId="5D6B25F7" w14:textId="77777777" w:rsidTr="03C4D30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201175E4" w14:textId="77777777" w:rsidR="00772498" w:rsidRPr="00554A35" w:rsidRDefault="00772498"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Akram Suleman</w:t>
            </w:r>
          </w:p>
        </w:tc>
        <w:tc>
          <w:tcPr>
            <w:tcW w:w="0" w:type="dxa"/>
            <w:noWrap/>
            <w:hideMark/>
          </w:tcPr>
          <w:p w14:paraId="58E45D94"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Service Portfolio Management</w:t>
            </w:r>
          </w:p>
        </w:tc>
        <w:tc>
          <w:tcPr>
            <w:tcW w:w="0" w:type="dxa"/>
            <w:noWrap/>
            <w:hideMark/>
          </w:tcPr>
          <w:p w14:paraId="4BE6E7FB"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Operations and Client Services Branch (OCSB)</w:t>
            </w:r>
          </w:p>
        </w:tc>
        <w:tc>
          <w:tcPr>
            <w:tcW w:w="0" w:type="dxa"/>
            <w:vMerge/>
            <w:noWrap/>
            <w:vAlign w:val="center"/>
            <w:hideMark/>
          </w:tcPr>
          <w:p w14:paraId="745E73A1" w14:textId="77777777" w:rsidR="00772498" w:rsidRPr="00554A35" w:rsidRDefault="00772498"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p>
        </w:tc>
        <w:tc>
          <w:tcPr>
            <w:tcW w:w="0" w:type="dxa"/>
            <w:vMerge/>
            <w:noWrap/>
            <w:hideMark/>
          </w:tcPr>
          <w:p w14:paraId="6686D375" w14:textId="77777777" w:rsidR="00772498" w:rsidRPr="00554A35" w:rsidRDefault="00772498"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0"/>
                <w:szCs w:val="20"/>
                <w:lang w:eastAsia="en-CA"/>
              </w:rPr>
            </w:pPr>
          </w:p>
        </w:tc>
      </w:tr>
      <w:tr w:rsidR="00092951" w:rsidRPr="00554A35" w14:paraId="581FE716" w14:textId="77777777" w:rsidTr="03C4D30C">
        <w:trPr>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729C553C" w14:textId="77777777" w:rsidR="00092951" w:rsidRPr="00554A35" w:rsidRDefault="00092951"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Jean-Rock Drouin</w:t>
            </w:r>
          </w:p>
        </w:tc>
        <w:tc>
          <w:tcPr>
            <w:tcW w:w="0" w:type="dxa"/>
            <w:noWrap/>
            <w:hideMark/>
          </w:tcPr>
          <w:p w14:paraId="727EDD33" w14:textId="77777777" w:rsidR="00092951" w:rsidRPr="00554A35" w:rsidRDefault="00092951"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Telecommunications Services</w:t>
            </w:r>
          </w:p>
        </w:tc>
        <w:tc>
          <w:tcPr>
            <w:tcW w:w="0" w:type="dxa"/>
            <w:noWrap/>
            <w:hideMark/>
          </w:tcPr>
          <w:p w14:paraId="07F8D7DB" w14:textId="77777777" w:rsidR="00092951" w:rsidRPr="00554A35" w:rsidRDefault="00092951"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Digital Services Branch (DSB)</w:t>
            </w:r>
          </w:p>
        </w:tc>
        <w:tc>
          <w:tcPr>
            <w:tcW w:w="0" w:type="dxa"/>
            <w:vMerge w:val="restart"/>
            <w:noWrap/>
            <w:vAlign w:val="center"/>
            <w:hideMark/>
          </w:tcPr>
          <w:p w14:paraId="707D9671" w14:textId="66AEC783" w:rsidR="00092951" w:rsidRPr="00554A35" w:rsidRDefault="00092951"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Jean-Rock Drouin</w:t>
            </w:r>
          </w:p>
        </w:tc>
        <w:tc>
          <w:tcPr>
            <w:tcW w:w="0" w:type="dxa"/>
            <w:vMerge w:val="restart"/>
            <w:noWrap/>
            <w:hideMark/>
          </w:tcPr>
          <w:p w14:paraId="6512A4E8" w14:textId="1DB185BE" w:rsidR="3B64C180" w:rsidRDefault="3B64C180"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auto"/>
                <w:sz w:val="20"/>
                <w:szCs w:val="20"/>
                <w:lang w:eastAsia="en-CA"/>
              </w:rPr>
            </w:pPr>
          </w:p>
          <w:p w14:paraId="1D015B7F" w14:textId="244067DF" w:rsidR="00092951" w:rsidRPr="00554A35" w:rsidRDefault="17DEDD8C"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auto"/>
                <w:sz w:val="20"/>
                <w:szCs w:val="20"/>
                <w:lang w:eastAsia="en-CA"/>
              </w:rPr>
            </w:pPr>
            <w:r w:rsidRPr="3B64C180">
              <w:rPr>
                <w:rFonts w:asciiTheme="majorHAnsi" w:eastAsia="Times New Roman" w:hAnsiTheme="majorHAnsi" w:cstheme="majorBidi"/>
                <w:color w:val="auto"/>
                <w:sz w:val="20"/>
                <w:szCs w:val="20"/>
                <w:lang w:eastAsia="en-CA"/>
              </w:rPr>
              <w:t xml:space="preserve">Feb </w:t>
            </w:r>
            <w:r w:rsidR="28362BF6" w:rsidRPr="3B64C180">
              <w:rPr>
                <w:rFonts w:asciiTheme="majorHAnsi" w:eastAsia="Times New Roman" w:hAnsiTheme="majorHAnsi" w:cstheme="majorBidi"/>
                <w:color w:val="auto"/>
                <w:sz w:val="20"/>
                <w:szCs w:val="20"/>
                <w:lang w:eastAsia="en-CA"/>
              </w:rPr>
              <w:t>23, 2024</w:t>
            </w:r>
          </w:p>
        </w:tc>
      </w:tr>
      <w:tr w:rsidR="00092951" w:rsidRPr="00554A35" w14:paraId="2DEB9C46" w14:textId="77777777" w:rsidTr="03C4D30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5AF10990" w14:textId="77777777" w:rsidR="00092951" w:rsidRPr="00554A35" w:rsidRDefault="00092951"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 xml:space="preserve">Louis </w:t>
            </w:r>
            <w:proofErr w:type="spellStart"/>
            <w:r w:rsidRPr="00554A35">
              <w:rPr>
                <w:rFonts w:asciiTheme="majorHAnsi" w:eastAsia="Times New Roman" w:hAnsiTheme="majorHAnsi" w:cstheme="majorHAnsi"/>
                <w:color w:val="000000"/>
                <w:sz w:val="20"/>
                <w:szCs w:val="20"/>
                <w:lang w:eastAsia="en-CA"/>
              </w:rPr>
              <w:t>Varin</w:t>
            </w:r>
            <w:proofErr w:type="spellEnd"/>
          </w:p>
        </w:tc>
        <w:tc>
          <w:tcPr>
            <w:tcW w:w="0" w:type="dxa"/>
            <w:noWrap/>
            <w:hideMark/>
          </w:tcPr>
          <w:p w14:paraId="6C08B998" w14:textId="77777777" w:rsidR="00092951" w:rsidRPr="00554A35" w:rsidRDefault="00092951"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Telecommunications Services</w:t>
            </w:r>
          </w:p>
        </w:tc>
        <w:tc>
          <w:tcPr>
            <w:tcW w:w="0" w:type="dxa"/>
            <w:noWrap/>
            <w:hideMark/>
          </w:tcPr>
          <w:p w14:paraId="25C4E5B8" w14:textId="77777777" w:rsidR="00092951" w:rsidRPr="00554A35" w:rsidRDefault="00092951"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Digital Services Branch (DSB)</w:t>
            </w:r>
          </w:p>
        </w:tc>
        <w:tc>
          <w:tcPr>
            <w:tcW w:w="0" w:type="dxa"/>
            <w:vMerge/>
            <w:noWrap/>
            <w:vAlign w:val="center"/>
            <w:hideMark/>
          </w:tcPr>
          <w:p w14:paraId="0DAD9418" w14:textId="77777777" w:rsidR="00092951" w:rsidRPr="00554A35" w:rsidRDefault="00092951"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p>
        </w:tc>
        <w:tc>
          <w:tcPr>
            <w:tcW w:w="0" w:type="dxa"/>
            <w:vMerge/>
            <w:noWrap/>
            <w:hideMark/>
          </w:tcPr>
          <w:p w14:paraId="571724CC" w14:textId="77777777" w:rsidR="00092951" w:rsidRPr="00554A35" w:rsidRDefault="00092951"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0"/>
                <w:szCs w:val="20"/>
                <w:lang w:eastAsia="en-CA"/>
              </w:rPr>
            </w:pPr>
          </w:p>
        </w:tc>
      </w:tr>
      <w:tr w:rsidR="00772498" w:rsidRPr="00554A35" w14:paraId="59AD913B" w14:textId="77777777" w:rsidTr="03C4D30C">
        <w:trPr>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42D6EE10" w14:textId="77777777" w:rsidR="00772498" w:rsidRPr="00554A35" w:rsidRDefault="00772498"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Gaby Mai</w:t>
            </w:r>
          </w:p>
        </w:tc>
        <w:tc>
          <w:tcPr>
            <w:tcW w:w="0" w:type="dxa"/>
            <w:noWrap/>
            <w:hideMark/>
          </w:tcPr>
          <w:p w14:paraId="4A77C456" w14:textId="77777777" w:rsidR="00772498" w:rsidRPr="00554A35" w:rsidRDefault="00772498"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Enterprise Information Services (EIS)</w:t>
            </w:r>
          </w:p>
        </w:tc>
        <w:tc>
          <w:tcPr>
            <w:tcW w:w="0" w:type="dxa"/>
            <w:noWrap/>
            <w:hideMark/>
          </w:tcPr>
          <w:p w14:paraId="6FB3FFFD" w14:textId="77777777" w:rsidR="00772498" w:rsidRPr="00554A35" w:rsidRDefault="00772498"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Enterprise IT Procurement and Corporate Services Branch (EITPB)</w:t>
            </w:r>
          </w:p>
        </w:tc>
        <w:tc>
          <w:tcPr>
            <w:tcW w:w="0" w:type="dxa"/>
            <w:vMerge w:val="restart"/>
            <w:noWrap/>
            <w:vAlign w:val="center"/>
            <w:hideMark/>
          </w:tcPr>
          <w:p w14:paraId="67708A90" w14:textId="77777777" w:rsidR="00772498" w:rsidRPr="00554A35" w:rsidRDefault="00772498"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 xml:space="preserve">Colin </w:t>
            </w:r>
            <w:proofErr w:type="spellStart"/>
            <w:r w:rsidRPr="00554A35">
              <w:rPr>
                <w:rFonts w:asciiTheme="majorHAnsi" w:eastAsia="Times New Roman" w:hAnsiTheme="majorHAnsi" w:cstheme="majorHAnsi"/>
                <w:color w:val="000000"/>
                <w:sz w:val="20"/>
                <w:szCs w:val="20"/>
                <w:lang w:eastAsia="en-CA"/>
              </w:rPr>
              <w:t>Paveling</w:t>
            </w:r>
            <w:proofErr w:type="spellEnd"/>
          </w:p>
        </w:tc>
        <w:tc>
          <w:tcPr>
            <w:tcW w:w="0" w:type="dxa"/>
            <w:vMerge w:val="restart"/>
            <w:noWrap/>
            <w:vAlign w:val="center"/>
            <w:hideMark/>
          </w:tcPr>
          <w:p w14:paraId="6380A7AD" w14:textId="0CF0B8BD" w:rsidR="00772498" w:rsidRPr="00554A35" w:rsidRDefault="3E2D12CF"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auto"/>
                <w:sz w:val="20"/>
                <w:szCs w:val="20"/>
                <w:lang w:eastAsia="en-CA"/>
              </w:rPr>
            </w:pPr>
            <w:r w:rsidRPr="3B64C180">
              <w:rPr>
                <w:rFonts w:asciiTheme="majorHAnsi" w:eastAsia="Times New Roman" w:hAnsiTheme="majorHAnsi" w:cstheme="majorBidi"/>
                <w:color w:val="auto"/>
                <w:sz w:val="20"/>
                <w:szCs w:val="20"/>
                <w:lang w:eastAsia="en-CA"/>
              </w:rPr>
              <w:t>Feb 23, 2024</w:t>
            </w:r>
          </w:p>
        </w:tc>
      </w:tr>
      <w:tr w:rsidR="00772498" w:rsidRPr="00554A35" w14:paraId="1A50839C" w14:textId="77777777" w:rsidTr="03C4D30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72A96829" w14:textId="77777777" w:rsidR="00772498" w:rsidRPr="00554A35" w:rsidRDefault="00772498"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 xml:space="preserve">Colin </w:t>
            </w:r>
            <w:proofErr w:type="spellStart"/>
            <w:r w:rsidRPr="00554A35">
              <w:rPr>
                <w:rFonts w:asciiTheme="majorHAnsi" w:eastAsia="Times New Roman" w:hAnsiTheme="majorHAnsi" w:cstheme="majorHAnsi"/>
                <w:color w:val="000000"/>
                <w:sz w:val="20"/>
                <w:szCs w:val="20"/>
                <w:lang w:eastAsia="en-CA"/>
              </w:rPr>
              <w:t>Paveling</w:t>
            </w:r>
            <w:proofErr w:type="spellEnd"/>
          </w:p>
        </w:tc>
        <w:tc>
          <w:tcPr>
            <w:tcW w:w="0" w:type="dxa"/>
            <w:noWrap/>
            <w:hideMark/>
          </w:tcPr>
          <w:p w14:paraId="680DE407"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Enterprise Information Services (EIS)</w:t>
            </w:r>
          </w:p>
        </w:tc>
        <w:tc>
          <w:tcPr>
            <w:tcW w:w="0" w:type="dxa"/>
            <w:noWrap/>
            <w:hideMark/>
          </w:tcPr>
          <w:p w14:paraId="77F1D98D" w14:textId="77777777" w:rsidR="00772498" w:rsidRPr="00554A35" w:rsidRDefault="00772498"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Enterprise IT Procurement and Corporate Services Branch (EITPB)</w:t>
            </w:r>
          </w:p>
        </w:tc>
        <w:tc>
          <w:tcPr>
            <w:tcW w:w="0" w:type="dxa"/>
            <w:vMerge/>
            <w:noWrap/>
            <w:vAlign w:val="center"/>
            <w:hideMark/>
          </w:tcPr>
          <w:p w14:paraId="1433DD7A" w14:textId="77777777" w:rsidR="00772498" w:rsidRPr="00554A35" w:rsidRDefault="00772498"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p>
        </w:tc>
        <w:tc>
          <w:tcPr>
            <w:tcW w:w="0" w:type="dxa"/>
            <w:vMerge/>
            <w:noWrap/>
            <w:hideMark/>
          </w:tcPr>
          <w:p w14:paraId="24C4507D" w14:textId="77777777" w:rsidR="00772498" w:rsidRPr="00554A35" w:rsidRDefault="00772498"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0"/>
                <w:szCs w:val="20"/>
                <w:lang w:eastAsia="en-CA"/>
              </w:rPr>
            </w:pPr>
          </w:p>
        </w:tc>
      </w:tr>
      <w:tr w:rsidR="00C97977" w:rsidRPr="00554A35" w14:paraId="3ED22625" w14:textId="77777777" w:rsidTr="03C4D30C">
        <w:trPr>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1DD5B3FE" w14:textId="77777777" w:rsidR="00C97977" w:rsidRPr="00554A35" w:rsidRDefault="00C97977"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Michael Gosselin</w:t>
            </w:r>
          </w:p>
        </w:tc>
        <w:tc>
          <w:tcPr>
            <w:tcW w:w="0" w:type="dxa"/>
            <w:noWrap/>
            <w:hideMark/>
          </w:tcPr>
          <w:p w14:paraId="2A66D338" w14:textId="47EE08B4" w:rsidR="00C97977" w:rsidRPr="00554A35" w:rsidRDefault="00C97977"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SEB and Outreach Initiatives</w:t>
            </w:r>
          </w:p>
        </w:tc>
        <w:tc>
          <w:tcPr>
            <w:tcW w:w="0" w:type="dxa"/>
            <w:noWrap/>
            <w:hideMark/>
          </w:tcPr>
          <w:p w14:paraId="45C1CACF" w14:textId="77777777" w:rsidR="00C97977" w:rsidRPr="00554A35" w:rsidRDefault="00C97977"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Strategy and Engagement Branch (SEB)</w:t>
            </w:r>
          </w:p>
        </w:tc>
        <w:tc>
          <w:tcPr>
            <w:tcW w:w="0" w:type="dxa"/>
            <w:vMerge w:val="restart"/>
            <w:noWrap/>
            <w:vAlign w:val="center"/>
            <w:hideMark/>
          </w:tcPr>
          <w:p w14:paraId="368E3B45" w14:textId="79077229" w:rsidR="00C97977" w:rsidRPr="00554A35" w:rsidRDefault="00370886"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Pr>
                <w:rFonts w:asciiTheme="majorHAnsi" w:eastAsia="Times New Roman" w:hAnsiTheme="majorHAnsi" w:cstheme="majorHAnsi"/>
                <w:color w:val="000000"/>
                <w:sz w:val="20"/>
                <w:szCs w:val="20"/>
                <w:lang w:eastAsia="en-CA"/>
              </w:rPr>
              <w:t xml:space="preserve">Marianne Bergeron </w:t>
            </w:r>
          </w:p>
        </w:tc>
        <w:tc>
          <w:tcPr>
            <w:tcW w:w="0" w:type="dxa"/>
            <w:vMerge w:val="restart"/>
            <w:noWrap/>
            <w:hideMark/>
          </w:tcPr>
          <w:p w14:paraId="7CDE271E" w14:textId="77777777" w:rsidR="00C97977" w:rsidRDefault="00C97977"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0"/>
                <w:szCs w:val="20"/>
                <w:lang w:eastAsia="en-CA"/>
              </w:rPr>
            </w:pPr>
          </w:p>
          <w:p w14:paraId="7E9B1A13" w14:textId="6EFBF66C" w:rsidR="00D039C7" w:rsidRDefault="00D039C7"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0"/>
                <w:szCs w:val="20"/>
                <w:lang w:eastAsia="en-CA"/>
              </w:rPr>
            </w:pPr>
            <w:r>
              <w:rPr>
                <w:rFonts w:asciiTheme="majorHAnsi" w:eastAsia="Times New Roman" w:hAnsiTheme="majorHAnsi" w:cstheme="majorHAnsi"/>
                <w:color w:val="auto"/>
                <w:sz w:val="20"/>
                <w:szCs w:val="20"/>
                <w:lang w:eastAsia="en-CA"/>
              </w:rPr>
              <w:t>Feb 20</w:t>
            </w:r>
            <w:r w:rsidR="00A1720E">
              <w:rPr>
                <w:rFonts w:asciiTheme="majorHAnsi" w:eastAsia="Times New Roman" w:hAnsiTheme="majorHAnsi" w:cstheme="majorHAnsi"/>
                <w:color w:val="auto"/>
                <w:sz w:val="20"/>
                <w:szCs w:val="20"/>
                <w:lang w:eastAsia="en-CA"/>
              </w:rPr>
              <w:t>, 2024</w:t>
            </w:r>
          </w:p>
          <w:p w14:paraId="09849844" w14:textId="77777777" w:rsidR="00D039C7" w:rsidRPr="00554A35" w:rsidRDefault="00D039C7"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0"/>
                <w:szCs w:val="20"/>
                <w:lang w:eastAsia="en-CA"/>
              </w:rPr>
            </w:pPr>
          </w:p>
        </w:tc>
      </w:tr>
      <w:tr w:rsidR="00C97977" w:rsidRPr="00554A35" w14:paraId="3131672C" w14:textId="77777777" w:rsidTr="03C4D30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dxa"/>
            <w:noWrap/>
          </w:tcPr>
          <w:p w14:paraId="1F0E312F" w14:textId="77777777" w:rsidR="00C97977" w:rsidRPr="00554A35" w:rsidRDefault="00C97977"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Seamus O'Brien</w:t>
            </w:r>
          </w:p>
        </w:tc>
        <w:tc>
          <w:tcPr>
            <w:tcW w:w="0" w:type="dxa"/>
            <w:noWrap/>
          </w:tcPr>
          <w:p w14:paraId="7E81A672" w14:textId="039C87D8" w:rsidR="00C97977" w:rsidRPr="00554A35" w:rsidRDefault="00C97977"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SEB and Outreach Initiatives</w:t>
            </w:r>
          </w:p>
        </w:tc>
        <w:tc>
          <w:tcPr>
            <w:tcW w:w="0" w:type="dxa"/>
            <w:noWrap/>
          </w:tcPr>
          <w:p w14:paraId="4EDB6377" w14:textId="77777777" w:rsidR="00C97977" w:rsidRPr="00554A35" w:rsidRDefault="00C97977"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Strategy and Engagement Branch (SEB)</w:t>
            </w:r>
          </w:p>
        </w:tc>
        <w:tc>
          <w:tcPr>
            <w:tcW w:w="0" w:type="dxa"/>
            <w:vMerge/>
            <w:noWrap/>
            <w:vAlign w:val="center"/>
            <w:hideMark/>
          </w:tcPr>
          <w:p w14:paraId="5183B667" w14:textId="77777777" w:rsidR="00C97977" w:rsidRPr="00554A35" w:rsidRDefault="00C97977"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p>
        </w:tc>
        <w:tc>
          <w:tcPr>
            <w:tcW w:w="0" w:type="dxa"/>
            <w:vMerge/>
            <w:noWrap/>
            <w:hideMark/>
          </w:tcPr>
          <w:p w14:paraId="44F97605" w14:textId="77777777" w:rsidR="00C97977" w:rsidRPr="00554A35" w:rsidRDefault="00C97977"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sz w:val="20"/>
                <w:szCs w:val="20"/>
                <w:lang w:eastAsia="en-CA"/>
              </w:rPr>
            </w:pPr>
          </w:p>
        </w:tc>
      </w:tr>
      <w:tr w:rsidR="00C97977" w:rsidRPr="00554A35" w14:paraId="6F5315AB" w14:textId="77777777" w:rsidTr="03C4D30C">
        <w:trPr>
          <w:trHeight w:val="297"/>
        </w:trPr>
        <w:tc>
          <w:tcPr>
            <w:cnfStyle w:val="001000000000" w:firstRow="0" w:lastRow="0" w:firstColumn="1" w:lastColumn="0" w:oddVBand="0" w:evenVBand="0" w:oddHBand="0" w:evenHBand="0" w:firstRowFirstColumn="0" w:firstRowLastColumn="0" w:lastRowFirstColumn="0" w:lastRowLastColumn="0"/>
            <w:tcW w:w="0" w:type="dxa"/>
            <w:noWrap/>
          </w:tcPr>
          <w:p w14:paraId="4F4FD627" w14:textId="77777777" w:rsidR="00C97977" w:rsidRPr="00554A35" w:rsidRDefault="00C97977"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Marie-Eve Samson</w:t>
            </w:r>
          </w:p>
        </w:tc>
        <w:tc>
          <w:tcPr>
            <w:tcW w:w="0" w:type="dxa"/>
            <w:noWrap/>
          </w:tcPr>
          <w:p w14:paraId="44D787D6" w14:textId="585DFBB3" w:rsidR="00C97977" w:rsidRPr="00554A35" w:rsidRDefault="00C97977"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SEB and Outreach Initiatives</w:t>
            </w:r>
          </w:p>
        </w:tc>
        <w:tc>
          <w:tcPr>
            <w:tcW w:w="0" w:type="dxa"/>
            <w:noWrap/>
          </w:tcPr>
          <w:p w14:paraId="1B82E546" w14:textId="77777777" w:rsidR="00C97977" w:rsidRPr="00554A35" w:rsidRDefault="00C97977"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Strategy and Engagement Branch (SEB)</w:t>
            </w:r>
          </w:p>
        </w:tc>
        <w:tc>
          <w:tcPr>
            <w:tcW w:w="0" w:type="dxa"/>
            <w:noWrap/>
            <w:vAlign w:val="center"/>
            <w:hideMark/>
          </w:tcPr>
          <w:p w14:paraId="07A281AE" w14:textId="77777777" w:rsidR="00C97977" w:rsidRPr="00554A35" w:rsidRDefault="00C97977"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Marie-Eve Samson</w:t>
            </w:r>
          </w:p>
        </w:tc>
        <w:tc>
          <w:tcPr>
            <w:tcW w:w="0" w:type="dxa"/>
            <w:noWrap/>
            <w:hideMark/>
          </w:tcPr>
          <w:p w14:paraId="00559C20" w14:textId="1FDAF2F7" w:rsidR="00C97977" w:rsidRPr="00554A35" w:rsidRDefault="39B20E0E"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Bidi"/>
                <w:color w:val="auto"/>
                <w:sz w:val="20"/>
                <w:szCs w:val="20"/>
                <w:lang w:eastAsia="en-CA"/>
              </w:rPr>
            </w:pPr>
            <w:r w:rsidRPr="1B6F2392">
              <w:rPr>
                <w:rFonts w:asciiTheme="majorHAnsi" w:eastAsia="Times New Roman" w:hAnsiTheme="majorHAnsi" w:cstheme="majorBidi"/>
                <w:color w:val="auto"/>
                <w:sz w:val="20"/>
                <w:szCs w:val="20"/>
                <w:lang w:eastAsia="en-CA"/>
              </w:rPr>
              <w:t>Feb 29, 2024</w:t>
            </w:r>
          </w:p>
        </w:tc>
      </w:tr>
      <w:tr w:rsidR="00C97977" w:rsidRPr="00554A35" w14:paraId="31EC3875" w14:textId="77777777" w:rsidTr="03C4D30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61733B1B" w14:textId="77777777" w:rsidR="00C97977" w:rsidRPr="00554A35" w:rsidRDefault="00C97977"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 xml:space="preserve">Mike </w:t>
            </w:r>
            <w:proofErr w:type="spellStart"/>
            <w:r w:rsidRPr="00554A35">
              <w:rPr>
                <w:rFonts w:asciiTheme="majorHAnsi" w:eastAsia="Times New Roman" w:hAnsiTheme="majorHAnsi" w:cstheme="majorHAnsi"/>
                <w:color w:val="000000"/>
                <w:sz w:val="20"/>
                <w:szCs w:val="20"/>
                <w:lang w:eastAsia="en-CA"/>
              </w:rPr>
              <w:t>Spivock</w:t>
            </w:r>
            <w:proofErr w:type="spellEnd"/>
          </w:p>
        </w:tc>
        <w:tc>
          <w:tcPr>
            <w:tcW w:w="0" w:type="dxa"/>
            <w:noWrap/>
            <w:hideMark/>
          </w:tcPr>
          <w:p w14:paraId="1CAF57F2" w14:textId="77777777" w:rsidR="00C97977" w:rsidRPr="00554A35" w:rsidRDefault="00C97977"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Enterprise Transformation</w:t>
            </w:r>
          </w:p>
        </w:tc>
        <w:tc>
          <w:tcPr>
            <w:tcW w:w="0" w:type="dxa"/>
            <w:noWrap/>
            <w:hideMark/>
          </w:tcPr>
          <w:p w14:paraId="0DCDB04A" w14:textId="77777777" w:rsidR="00C97977" w:rsidRPr="00554A35" w:rsidRDefault="00C97977" w:rsidP="00766F7F">
            <w:pPr>
              <w:spacing w:after="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Strategy and Engagement Branch (SEB)</w:t>
            </w:r>
          </w:p>
        </w:tc>
        <w:tc>
          <w:tcPr>
            <w:tcW w:w="0" w:type="dxa"/>
            <w:noWrap/>
            <w:vAlign w:val="center"/>
            <w:hideMark/>
          </w:tcPr>
          <w:p w14:paraId="26F0C467" w14:textId="77777777" w:rsidR="00C97977" w:rsidRPr="00554A35" w:rsidRDefault="00C97977"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 xml:space="preserve">Mike </w:t>
            </w:r>
            <w:proofErr w:type="spellStart"/>
            <w:r w:rsidRPr="00554A35">
              <w:rPr>
                <w:rFonts w:asciiTheme="majorHAnsi" w:eastAsia="Times New Roman" w:hAnsiTheme="majorHAnsi" w:cstheme="majorHAnsi"/>
                <w:color w:val="000000"/>
                <w:sz w:val="20"/>
                <w:szCs w:val="20"/>
                <w:lang w:eastAsia="en-CA"/>
              </w:rPr>
              <w:t>Spivock</w:t>
            </w:r>
            <w:proofErr w:type="spellEnd"/>
          </w:p>
        </w:tc>
        <w:tc>
          <w:tcPr>
            <w:tcW w:w="0" w:type="dxa"/>
            <w:noWrap/>
            <w:hideMark/>
          </w:tcPr>
          <w:p w14:paraId="7DAB5BC3" w14:textId="6258A129" w:rsidR="00C97977" w:rsidRPr="00554A35" w:rsidRDefault="00C97977" w:rsidP="00766F7F">
            <w:pPr>
              <w:spacing w:after="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Bidi"/>
                <w:color w:val="auto"/>
                <w:sz w:val="20"/>
                <w:szCs w:val="20"/>
                <w:lang w:eastAsia="en-CA"/>
              </w:rPr>
            </w:pPr>
            <w:r w:rsidRPr="4A5EB43F">
              <w:rPr>
                <w:rFonts w:asciiTheme="majorHAnsi" w:eastAsia="Times New Roman" w:hAnsiTheme="majorHAnsi" w:cstheme="majorBidi"/>
                <w:color w:val="auto"/>
                <w:sz w:val="20"/>
                <w:szCs w:val="20"/>
                <w:lang w:eastAsia="en-CA"/>
              </w:rPr>
              <w:t>Feb 26, 2024</w:t>
            </w:r>
          </w:p>
        </w:tc>
      </w:tr>
      <w:tr w:rsidR="00C97977" w:rsidRPr="00554A35" w14:paraId="7FB02418" w14:textId="77777777" w:rsidTr="03C4D30C">
        <w:trPr>
          <w:trHeight w:val="297"/>
        </w:trPr>
        <w:tc>
          <w:tcPr>
            <w:cnfStyle w:val="001000000000" w:firstRow="0" w:lastRow="0" w:firstColumn="1" w:lastColumn="0" w:oddVBand="0" w:evenVBand="0" w:oddHBand="0" w:evenHBand="0" w:firstRowFirstColumn="0" w:firstRowLastColumn="0" w:lastRowFirstColumn="0" w:lastRowLastColumn="0"/>
            <w:tcW w:w="0" w:type="dxa"/>
            <w:noWrap/>
            <w:hideMark/>
          </w:tcPr>
          <w:p w14:paraId="4E3EBAA4" w14:textId="77777777" w:rsidR="00C97977" w:rsidRPr="00554A35" w:rsidRDefault="00C97977" w:rsidP="00766F7F">
            <w:pPr>
              <w:spacing w:after="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France Gravelle</w:t>
            </w:r>
          </w:p>
        </w:tc>
        <w:tc>
          <w:tcPr>
            <w:tcW w:w="0" w:type="dxa"/>
            <w:noWrap/>
            <w:hideMark/>
          </w:tcPr>
          <w:p w14:paraId="578B131F" w14:textId="77777777" w:rsidR="00C97977" w:rsidRPr="00554A35" w:rsidRDefault="00C97977"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SEB and Outreach Initiatives</w:t>
            </w:r>
          </w:p>
        </w:tc>
        <w:tc>
          <w:tcPr>
            <w:tcW w:w="0" w:type="dxa"/>
            <w:noWrap/>
            <w:hideMark/>
          </w:tcPr>
          <w:p w14:paraId="0D697B89" w14:textId="77777777" w:rsidR="00C97977" w:rsidRPr="00554A35" w:rsidRDefault="00C97977" w:rsidP="00766F7F">
            <w:pPr>
              <w:spacing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Strategy and Engagement Branch (SEB)</w:t>
            </w:r>
          </w:p>
        </w:tc>
        <w:tc>
          <w:tcPr>
            <w:tcW w:w="0" w:type="dxa"/>
            <w:noWrap/>
            <w:hideMark/>
          </w:tcPr>
          <w:p w14:paraId="22B4E022" w14:textId="77777777" w:rsidR="00C97977" w:rsidRPr="00554A35" w:rsidRDefault="00C97977"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0"/>
                <w:szCs w:val="20"/>
                <w:lang w:eastAsia="en-CA"/>
              </w:rPr>
            </w:pPr>
            <w:r w:rsidRPr="00554A35">
              <w:rPr>
                <w:rFonts w:asciiTheme="majorHAnsi" w:eastAsia="Times New Roman" w:hAnsiTheme="majorHAnsi" w:cstheme="majorHAnsi"/>
                <w:color w:val="000000"/>
                <w:sz w:val="20"/>
                <w:szCs w:val="20"/>
                <w:lang w:eastAsia="en-CA"/>
              </w:rPr>
              <w:t>France Gravelle</w:t>
            </w:r>
          </w:p>
        </w:tc>
        <w:tc>
          <w:tcPr>
            <w:tcW w:w="0" w:type="dxa"/>
            <w:noWrap/>
            <w:hideMark/>
          </w:tcPr>
          <w:p w14:paraId="10073605" w14:textId="359189D6" w:rsidR="00C97977" w:rsidRPr="00554A35" w:rsidRDefault="00C34AF8" w:rsidP="00766F7F">
            <w:pPr>
              <w:spacing w:after="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sz w:val="20"/>
                <w:szCs w:val="20"/>
                <w:lang w:eastAsia="en-CA"/>
              </w:rPr>
            </w:pPr>
            <w:r>
              <w:rPr>
                <w:rFonts w:asciiTheme="majorHAnsi" w:eastAsia="Times New Roman" w:hAnsiTheme="majorHAnsi" w:cstheme="majorHAnsi"/>
                <w:color w:val="auto"/>
                <w:sz w:val="20"/>
                <w:szCs w:val="20"/>
                <w:lang w:eastAsia="en-CA"/>
              </w:rPr>
              <w:t xml:space="preserve">Feb 29, 2024 </w:t>
            </w:r>
          </w:p>
        </w:tc>
      </w:tr>
    </w:tbl>
    <w:p w14:paraId="109E904D" w14:textId="77777777" w:rsidR="00176E9E" w:rsidRDefault="00176E9E" w:rsidP="00766F7F">
      <w:pPr>
        <w:spacing w:after="0" w:line="240" w:lineRule="auto"/>
        <w:sectPr w:rsidR="00176E9E" w:rsidSect="002B0ACC">
          <w:pgSz w:w="15840" w:h="12240" w:orient="landscape" w:code="1"/>
          <w:pgMar w:top="720" w:right="720" w:bottom="720" w:left="1152" w:header="360" w:footer="288" w:gutter="0"/>
          <w:cols w:space="708"/>
          <w:docGrid w:linePitch="360"/>
        </w:sectPr>
      </w:pPr>
    </w:p>
    <w:p w14:paraId="1E88DCEA" w14:textId="74CA9268" w:rsidR="003A5EE5" w:rsidRDefault="003A5EE5" w:rsidP="00AC43B9">
      <w:pPr>
        <w:pStyle w:val="Heading1"/>
      </w:pPr>
      <w:bookmarkStart w:id="3" w:name="_Toc172805987"/>
      <w:commentRangeStart w:id="4"/>
      <w:commentRangeStart w:id="5"/>
      <w:r>
        <w:t>Introduction</w:t>
      </w:r>
      <w:r w:rsidR="00A737E9">
        <w:t xml:space="preserve"> and Background</w:t>
      </w:r>
      <w:commentRangeEnd w:id="4"/>
      <w:r w:rsidR="00DA3B2E">
        <w:rPr>
          <w:rStyle w:val="CommentReference"/>
          <w:rFonts w:ascii="Arial" w:eastAsiaTheme="minorHAnsi" w:hAnsi="Arial" w:cstheme="minorBidi"/>
          <w:bCs w:val="0"/>
          <w:color w:val="2A283C" w:themeColor="text1"/>
        </w:rPr>
        <w:commentReference w:id="4"/>
      </w:r>
      <w:commentRangeEnd w:id="5"/>
      <w:r w:rsidR="00064227">
        <w:rPr>
          <w:rStyle w:val="CommentReference"/>
          <w:rFonts w:ascii="Arial" w:eastAsiaTheme="minorHAnsi" w:hAnsi="Arial" w:cstheme="minorBidi"/>
          <w:bCs w:val="0"/>
          <w:color w:val="2A283C" w:themeColor="text1"/>
        </w:rPr>
        <w:commentReference w:id="5"/>
      </w:r>
      <w:bookmarkEnd w:id="3"/>
    </w:p>
    <w:p w14:paraId="47AE1E7B" w14:textId="77777777" w:rsidR="00766F7F" w:rsidRPr="00766F7F" w:rsidRDefault="00766F7F" w:rsidP="00766F7F"/>
    <w:p w14:paraId="7954EB23" w14:textId="3E4D5F8A" w:rsidR="003A5EE5" w:rsidRDefault="00462F1C" w:rsidP="00766F7F">
      <w:pPr>
        <w:spacing w:after="0" w:line="240" w:lineRule="auto"/>
      </w:pPr>
      <w:bookmarkStart w:id="6" w:name="_Hlk138339121"/>
      <w:r w:rsidRPr="00462F1C">
        <w:t>Serving Government (https://service.ssc-spc.gc.ca) is a Government of Canada Extranet web platform used to support SSC’s Partners</w:t>
      </w:r>
      <w:r w:rsidR="009D23A7">
        <w:t xml:space="preserve"> and clients</w:t>
      </w:r>
      <w:r w:rsidRPr="00462F1C">
        <w:t xml:space="preserve"> which includes over 280,000 users.  </w:t>
      </w:r>
      <w:bookmarkEnd w:id="6"/>
      <w:r w:rsidRPr="00462F1C">
        <w:t>The web platform is used exclusively by SSC partners</w:t>
      </w:r>
      <w:r w:rsidR="00252B08">
        <w:t xml:space="preserve"> and clients</w:t>
      </w:r>
      <w:r w:rsidRPr="00462F1C">
        <w:t xml:space="preserve"> to learn about S</w:t>
      </w:r>
      <w:r w:rsidR="00350E35">
        <w:t>S</w:t>
      </w:r>
      <w:r w:rsidRPr="00462F1C">
        <w:t xml:space="preserve">C Services including email, networks, data centers, end-user IT and workplace technology devices.  </w:t>
      </w:r>
    </w:p>
    <w:p w14:paraId="3E2B17BB" w14:textId="77777777" w:rsidR="00B34B2E" w:rsidRDefault="00B34B2E" w:rsidP="00766F7F">
      <w:pPr>
        <w:spacing w:after="0" w:line="240" w:lineRule="auto"/>
      </w:pPr>
    </w:p>
    <w:p w14:paraId="6333B014" w14:textId="7D7BAAAD" w:rsidR="00A737E9" w:rsidRPr="00DC5F39" w:rsidRDefault="00A737E9" w:rsidP="00766F7F">
      <w:pPr>
        <w:spacing w:after="0" w:line="240" w:lineRule="auto"/>
      </w:pPr>
      <w:r w:rsidRPr="00DC5F39">
        <w:t xml:space="preserve">SSC also launched the Serving Government Modernization project which began in October. </w:t>
      </w:r>
      <w:bookmarkStart w:id="7" w:name="_Hlk168908614"/>
      <w:r w:rsidRPr="00DC5F39">
        <w:t>The guiding vision for the future state Serving Government</w:t>
      </w:r>
      <w:r w:rsidR="00291D9F">
        <w:t xml:space="preserve"> </w:t>
      </w:r>
      <w:r w:rsidR="00935CA5">
        <w:t xml:space="preserve">is </w:t>
      </w:r>
      <w:r w:rsidR="00EB7496">
        <w:t>the addition of an authenticated portal</w:t>
      </w:r>
      <w:r w:rsidR="000A4047">
        <w:t>. The portal aims to</w:t>
      </w:r>
      <w:r w:rsidRPr="00DC5F39">
        <w:t xml:space="preserve"> allow clients a seamless experience</w:t>
      </w:r>
      <w:r w:rsidR="00B675CC">
        <w:t xml:space="preserve"> </w:t>
      </w:r>
      <w:r w:rsidR="000A4047">
        <w:t xml:space="preserve">for </w:t>
      </w:r>
      <w:r w:rsidR="00217D45">
        <w:t>Organization specific content</w:t>
      </w:r>
      <w:r w:rsidRPr="00DC5F39">
        <w:t xml:space="preserve">. </w:t>
      </w:r>
      <w:bookmarkEnd w:id="7"/>
      <w:r w:rsidRPr="00DC5F39">
        <w:t>In addition, the modernized portal will speak with one SSC voice, providing a single source of truth for SSC services.</w:t>
      </w:r>
      <w:r w:rsidR="00C808CA" w:rsidRPr="00DC5F39">
        <w:t xml:space="preserve">  </w:t>
      </w:r>
      <w:r w:rsidRPr="00DC5F39">
        <w:t>Stream one included transforming the site into a powerful information site</w:t>
      </w:r>
      <w:r w:rsidR="00901B4D" w:rsidRPr="00DC5F39">
        <w:t xml:space="preserve">, </w:t>
      </w:r>
      <w:r w:rsidRPr="00DC5F39">
        <w:t>building all the features associated with the anonymous section of the site.   Stream two</w:t>
      </w:r>
      <w:r w:rsidR="7932FCEB">
        <w:t>,</w:t>
      </w:r>
      <w:r w:rsidR="00901B4D" w:rsidRPr="00DC5F39">
        <w:t xml:space="preserve"> for which this </w:t>
      </w:r>
      <w:r w:rsidR="00C808CA" w:rsidRPr="00DC5F39">
        <w:t xml:space="preserve">document applies, builds </w:t>
      </w:r>
      <w:r w:rsidRPr="00DC5F39">
        <w:t xml:space="preserve">the foundation for the personalization and all reporting functionality.  </w:t>
      </w:r>
    </w:p>
    <w:p w14:paraId="3DB43C74" w14:textId="304378A6" w:rsidR="00CF7E2B" w:rsidRDefault="00CF7E2B" w:rsidP="00766F7F">
      <w:pPr>
        <w:spacing w:after="0" w:line="240" w:lineRule="auto"/>
      </w:pPr>
    </w:p>
    <w:p w14:paraId="1B401EDD" w14:textId="77777777" w:rsidR="00865238" w:rsidRDefault="643EE1AA" w:rsidP="00AC43B9">
      <w:pPr>
        <w:pStyle w:val="Heading1"/>
      </w:pPr>
      <w:bookmarkStart w:id="8" w:name="_Toc134707001"/>
      <w:bookmarkStart w:id="9" w:name="_Toc172805988"/>
      <w:bookmarkStart w:id="10" w:name="_Toc136411486"/>
      <w:r>
        <w:t>Purpose</w:t>
      </w:r>
      <w:bookmarkEnd w:id="8"/>
      <w:bookmarkEnd w:id="9"/>
    </w:p>
    <w:p w14:paraId="12098369" w14:textId="77777777" w:rsidR="00766F7F" w:rsidRPr="00766F7F" w:rsidRDefault="00766F7F" w:rsidP="00766F7F"/>
    <w:p w14:paraId="2943ED6A" w14:textId="1341C662" w:rsidR="005D3E8D" w:rsidRPr="005D3E8D" w:rsidDel="00D26F84" w:rsidRDefault="00C00370" w:rsidP="00766F7F">
      <w:pPr>
        <w:spacing w:after="0" w:line="240" w:lineRule="auto"/>
        <w:rPr>
          <w:del w:id="11" w:author="Farrell, Rebecca (SSC/SPC)" w:date="2024-06-06T10:54:00Z"/>
        </w:rPr>
      </w:pPr>
      <w:r>
        <w:t xml:space="preserve">This document acts as the central repository for capturing the </w:t>
      </w:r>
      <w:r w:rsidR="0083567A">
        <w:t xml:space="preserve">functional requirements </w:t>
      </w:r>
      <w:r w:rsidR="002A3F44">
        <w:t xml:space="preserve">for </w:t>
      </w:r>
      <w:r w:rsidR="00EB2E66">
        <w:t xml:space="preserve">Stream Two of </w:t>
      </w:r>
      <w:r w:rsidR="002A3F44">
        <w:t xml:space="preserve">the modernized Serving Government </w:t>
      </w:r>
      <w:r w:rsidR="00B071E6">
        <w:t xml:space="preserve">(SG) </w:t>
      </w:r>
      <w:r w:rsidR="002A3F44">
        <w:t>portal</w:t>
      </w:r>
      <w:r>
        <w:t xml:space="preserve"> minimal viable product (MVP)</w:t>
      </w:r>
      <w:r w:rsidR="004F5357">
        <w:t>, planned for</w:t>
      </w:r>
      <w:r w:rsidR="00C9035B">
        <w:t xml:space="preserve"> </w:t>
      </w:r>
      <w:r w:rsidR="005D3E8D">
        <w:t xml:space="preserve">release in </w:t>
      </w:r>
      <w:r w:rsidR="00F252F1">
        <w:t>fall</w:t>
      </w:r>
      <w:r w:rsidR="005D3E8D">
        <w:t xml:space="preserve"> 2024</w:t>
      </w:r>
      <w:r>
        <w:t xml:space="preserve">. </w:t>
      </w:r>
      <w:r w:rsidR="00F10068">
        <w:t xml:space="preserve">The MVP scope will introduce a personalized section to the existing site, allowing </w:t>
      </w:r>
      <w:r w:rsidR="00605575">
        <w:t xml:space="preserve">designated personnel from </w:t>
      </w:r>
      <w:r w:rsidR="006D566C">
        <w:t>a small number of</w:t>
      </w:r>
      <w:r w:rsidR="00605575">
        <w:t xml:space="preserve"> </w:t>
      </w:r>
      <w:r w:rsidR="0B952669">
        <w:t xml:space="preserve">partner </w:t>
      </w:r>
      <w:r w:rsidR="007C75CB">
        <w:t>organization</w:t>
      </w:r>
      <w:ins w:id="12" w:author="Redquest, Michael (SSC/SPC)" w:date="2024-08-26T14:07:00Z">
        <w:r w:rsidR="08ED0DA9">
          <w:t>s</w:t>
        </w:r>
      </w:ins>
      <w:r w:rsidR="00605575">
        <w:t xml:space="preserve"> access to information and services relevant to their </w:t>
      </w:r>
      <w:r w:rsidR="00CE7770">
        <w:t>organization.</w:t>
      </w:r>
      <w:r w:rsidR="004304C8">
        <w:t xml:space="preserve"> In </w:t>
      </w:r>
      <w:r w:rsidR="00606D8A">
        <w:t>future releases,</w:t>
      </w:r>
      <w:r w:rsidR="002C1BA4">
        <w:t xml:space="preserve"> </w:t>
      </w:r>
      <w:r w:rsidR="00643BAC">
        <w:t xml:space="preserve">the portal will be made available for partners and clients. </w:t>
      </w:r>
      <w:del w:id="13" w:author="Anthony, Brandon (SSC/SPC)" w:date="2024-06-11T11:33:00Z">
        <w:r w:rsidR="00CE7770" w:rsidDel="004304C8">
          <w:delText xml:space="preserve"> </w:delText>
        </w:r>
      </w:del>
    </w:p>
    <w:p w14:paraId="4D00F19B" w14:textId="77777777" w:rsidR="00D26F84" w:rsidRDefault="00D26F84" w:rsidP="00766F7F">
      <w:pPr>
        <w:spacing w:after="0" w:line="240" w:lineRule="auto"/>
      </w:pPr>
    </w:p>
    <w:p w14:paraId="5F81F877" w14:textId="0DE2B330" w:rsidR="00572EFD" w:rsidRDefault="00C00370" w:rsidP="00766F7F">
      <w:pPr>
        <w:spacing w:after="0" w:line="240" w:lineRule="auto"/>
      </w:pPr>
      <w:r w:rsidRPr="005D3E8D">
        <w:t>These requirements were derived from consultations with the client executive team</w:t>
      </w:r>
      <w:r w:rsidR="00CE2275">
        <w:t xml:space="preserve"> (CE team)</w:t>
      </w:r>
      <w:r w:rsidRPr="005D3E8D">
        <w:t xml:space="preserve"> during Phase 3 of the initiative</w:t>
      </w:r>
      <w:r w:rsidR="00813B75">
        <w:t xml:space="preserve"> and subsequent validation exercise</w:t>
      </w:r>
      <w:r w:rsidRPr="005D3E8D">
        <w:t>.</w:t>
      </w:r>
      <w:r w:rsidR="00E06A39">
        <w:t xml:space="preserve"> The final report for the client engagement may</w:t>
      </w:r>
      <w:r w:rsidR="09CF09D7">
        <w:t xml:space="preserve"> </w:t>
      </w:r>
      <w:r w:rsidR="00E06A39">
        <w:t xml:space="preserve">be found </w:t>
      </w:r>
      <w:hyperlink r:id="rId19">
        <w:r w:rsidR="0015040D" w:rsidRPr="6DC1C28B">
          <w:rPr>
            <w:rStyle w:val="Hyperlink"/>
          </w:rPr>
          <w:t>here</w:t>
        </w:r>
      </w:hyperlink>
      <w:r w:rsidR="00E06A39">
        <w:t>.</w:t>
      </w:r>
    </w:p>
    <w:p w14:paraId="26D89E3B" w14:textId="77777777" w:rsidR="00D26F84" w:rsidRDefault="00D26F84" w:rsidP="00E55E4A"/>
    <w:p w14:paraId="44999212" w14:textId="2DE0DF05" w:rsidR="00230719" w:rsidRDefault="00230719" w:rsidP="00AC43B9">
      <w:pPr>
        <w:pStyle w:val="Heading1"/>
      </w:pPr>
      <w:bookmarkStart w:id="14" w:name="_Toc172805989"/>
      <w:r>
        <w:t>Terms</w:t>
      </w:r>
      <w:bookmarkEnd w:id="14"/>
    </w:p>
    <w:p w14:paraId="27DD3A0E" w14:textId="77777777" w:rsidR="00766F7F" w:rsidRPr="00766F7F" w:rsidRDefault="00766F7F" w:rsidP="00766F7F"/>
    <w:tbl>
      <w:tblPr>
        <w:tblW w:w="10101" w:type="dxa"/>
        <w:tblCellMar>
          <w:left w:w="0" w:type="dxa"/>
          <w:right w:w="0" w:type="dxa"/>
        </w:tblCellMar>
        <w:tblLook w:val="0420" w:firstRow="1" w:lastRow="0" w:firstColumn="0" w:lastColumn="0" w:noHBand="0" w:noVBand="1"/>
      </w:tblPr>
      <w:tblGrid>
        <w:gridCol w:w="3150"/>
        <w:gridCol w:w="6951"/>
      </w:tblGrid>
      <w:tr w:rsidR="00AA7A9F" w:rsidRPr="00026D22" w14:paraId="0C40FD27" w14:textId="77777777" w:rsidTr="2F253F5A">
        <w:trPr>
          <w:trHeight w:val="546"/>
        </w:trPr>
        <w:tc>
          <w:tcPr>
            <w:tcW w:w="3150" w:type="dxa"/>
            <w:tcBorders>
              <w:top w:val="single" w:sz="8" w:space="0" w:color="2A283C" w:themeColor="accent4"/>
              <w:left w:val="nil"/>
              <w:bottom w:val="single" w:sz="8" w:space="0" w:color="2A283C" w:themeColor="accent4"/>
              <w:right w:val="nil"/>
            </w:tcBorders>
            <w:shd w:val="clear" w:color="auto" w:fill="4530A8" w:themeFill="accent1"/>
            <w:tcMar>
              <w:top w:w="72" w:type="dxa"/>
              <w:left w:w="144" w:type="dxa"/>
              <w:bottom w:w="72" w:type="dxa"/>
              <w:right w:w="144" w:type="dxa"/>
            </w:tcMar>
            <w:hideMark/>
          </w:tcPr>
          <w:p w14:paraId="46A40FC5" w14:textId="678A3B8A" w:rsidR="00AA7A9F" w:rsidRPr="0041374C" w:rsidRDefault="00560356" w:rsidP="00766F7F">
            <w:pPr>
              <w:spacing w:after="0" w:line="240" w:lineRule="auto"/>
              <w:rPr>
                <w:b/>
                <w:bCs/>
                <w:color w:val="FFFFFF" w:themeColor="background1"/>
                <w:szCs w:val="24"/>
              </w:rPr>
            </w:pPr>
            <w:r>
              <w:rPr>
                <w:b/>
                <w:bCs/>
                <w:color w:val="FFFFFF" w:themeColor="background1"/>
                <w:szCs w:val="24"/>
              </w:rPr>
              <w:t>Term</w:t>
            </w:r>
          </w:p>
        </w:tc>
        <w:tc>
          <w:tcPr>
            <w:tcW w:w="6951" w:type="dxa"/>
            <w:tcBorders>
              <w:top w:val="single" w:sz="8" w:space="0" w:color="2A283C" w:themeColor="accent4"/>
              <w:left w:val="nil"/>
              <w:bottom w:val="single" w:sz="8" w:space="0" w:color="2A283C" w:themeColor="accent4"/>
              <w:right w:val="nil"/>
            </w:tcBorders>
            <w:shd w:val="clear" w:color="auto" w:fill="4530A8" w:themeFill="accent1"/>
          </w:tcPr>
          <w:p w14:paraId="1EFDDE2C" w14:textId="08ED3D34" w:rsidR="00AA7A9F" w:rsidRPr="0041374C" w:rsidRDefault="00560356" w:rsidP="00766F7F">
            <w:pPr>
              <w:spacing w:after="0" w:line="240" w:lineRule="auto"/>
              <w:rPr>
                <w:b/>
                <w:bCs/>
                <w:color w:val="FFFFFF" w:themeColor="background1"/>
                <w:szCs w:val="24"/>
                <w:lang w:val="en-US"/>
              </w:rPr>
            </w:pPr>
            <w:r>
              <w:rPr>
                <w:b/>
                <w:bCs/>
                <w:color w:val="FFFFFF" w:themeColor="background1"/>
                <w:szCs w:val="24"/>
                <w:lang w:val="en-US"/>
              </w:rPr>
              <w:t>Definition</w:t>
            </w:r>
          </w:p>
        </w:tc>
      </w:tr>
      <w:tr w:rsidR="00AA7A9F" w:rsidRPr="00026D22" w14:paraId="5ED90289" w14:textId="77777777" w:rsidTr="2F253F5A">
        <w:trPr>
          <w:trHeight w:val="546"/>
        </w:trPr>
        <w:tc>
          <w:tcPr>
            <w:tcW w:w="315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343C795E" w14:textId="5619B038" w:rsidR="00AA7A9F" w:rsidRPr="00162183" w:rsidRDefault="005829A8" w:rsidP="00766F7F">
            <w:pPr>
              <w:spacing w:after="0" w:line="240" w:lineRule="auto"/>
              <w:rPr>
                <w:szCs w:val="24"/>
              </w:rPr>
            </w:pPr>
            <w:r w:rsidRPr="005F0B96">
              <w:rPr>
                <w:color w:val="C91CB3" w:themeColor="accent2"/>
                <w:szCs w:val="24"/>
              </w:rPr>
              <w:t>P</w:t>
            </w:r>
            <w:r w:rsidR="00560356" w:rsidRPr="005F0B96">
              <w:rPr>
                <w:color w:val="C91CB3" w:themeColor="accent2"/>
                <w:szCs w:val="24"/>
              </w:rPr>
              <w:t>ortal</w:t>
            </w:r>
          </w:p>
        </w:tc>
        <w:tc>
          <w:tcPr>
            <w:tcW w:w="6951" w:type="dxa"/>
            <w:tcBorders>
              <w:top w:val="single" w:sz="2" w:space="0" w:color="2A283C" w:themeColor="accent4"/>
              <w:left w:val="nil"/>
              <w:bottom w:val="single" w:sz="2" w:space="0" w:color="2A283C" w:themeColor="accent4"/>
              <w:right w:val="nil"/>
            </w:tcBorders>
          </w:tcPr>
          <w:p w14:paraId="0F08C778" w14:textId="419D9011" w:rsidR="00AA7A9F" w:rsidRPr="00162183" w:rsidRDefault="7C6484CA" w:rsidP="00766F7F">
            <w:pPr>
              <w:spacing w:after="0" w:line="240" w:lineRule="auto"/>
            </w:pPr>
            <w:commentRangeStart w:id="15"/>
            <w:r w:rsidRPr="2F253F5A">
              <w:rPr>
                <w:color w:val="auto"/>
              </w:rPr>
              <w:t xml:space="preserve">Refers to the </w:t>
            </w:r>
            <w:r w:rsidR="00F8041B">
              <w:rPr>
                <w:color w:val="auto"/>
              </w:rPr>
              <w:t>authenticated</w:t>
            </w:r>
            <w:r w:rsidRPr="2F253F5A">
              <w:rPr>
                <w:color w:val="auto"/>
              </w:rPr>
              <w:t xml:space="preserve"> section of the site.</w:t>
            </w:r>
            <w:r w:rsidR="00E77837">
              <w:rPr>
                <w:color w:val="auto"/>
              </w:rPr>
              <w:t xml:space="preserve"> Where </w:t>
            </w:r>
            <w:r w:rsidR="40BAC876" w:rsidRPr="79160FA8">
              <w:rPr>
                <w:color w:val="auto"/>
              </w:rPr>
              <w:t>a</w:t>
            </w:r>
            <w:r w:rsidR="00827EBB">
              <w:rPr>
                <w:color w:val="auto"/>
              </w:rPr>
              <w:t xml:space="preserve">uthenticated </w:t>
            </w:r>
            <w:r w:rsidR="00E77837">
              <w:rPr>
                <w:color w:val="auto"/>
              </w:rPr>
              <w:t xml:space="preserve">users can access </w:t>
            </w:r>
            <w:r w:rsidR="76D5507E" w:rsidRPr="79160FA8">
              <w:rPr>
                <w:color w:val="auto"/>
              </w:rPr>
              <w:t>to</w:t>
            </w:r>
            <w:r w:rsidR="6CD1B949" w:rsidRPr="79160FA8">
              <w:rPr>
                <w:color w:val="auto"/>
              </w:rPr>
              <w:t xml:space="preserve"> </w:t>
            </w:r>
            <w:r w:rsidR="00E77837">
              <w:rPr>
                <w:color w:val="auto"/>
              </w:rPr>
              <w:t xml:space="preserve">their </w:t>
            </w:r>
            <w:r w:rsidR="005F40E7">
              <w:rPr>
                <w:color w:val="auto"/>
              </w:rPr>
              <w:t>organization dashboard</w:t>
            </w:r>
            <w:r w:rsidR="64D8DB86">
              <w:t>.</w:t>
            </w:r>
            <w:commentRangeEnd w:id="15"/>
            <w:r>
              <w:rPr>
                <w:rStyle w:val="CommentReference"/>
              </w:rPr>
              <w:commentReference w:id="15"/>
            </w:r>
          </w:p>
        </w:tc>
      </w:tr>
      <w:tr w:rsidR="00AA7A9F" w:rsidRPr="00026D22" w14:paraId="0297C017" w14:textId="77777777" w:rsidTr="2F253F5A">
        <w:trPr>
          <w:trHeight w:val="546"/>
        </w:trPr>
        <w:tc>
          <w:tcPr>
            <w:tcW w:w="315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3DAD88A3" w14:textId="6BF9AC61" w:rsidR="00AA7A9F" w:rsidRPr="00162183" w:rsidRDefault="00E20FBD" w:rsidP="00766F7F">
            <w:pPr>
              <w:spacing w:after="0" w:line="240" w:lineRule="auto"/>
              <w:rPr>
                <w:szCs w:val="24"/>
              </w:rPr>
            </w:pPr>
            <w:r w:rsidRPr="005F0B96">
              <w:rPr>
                <w:color w:val="C91CB3" w:themeColor="accent2"/>
                <w:szCs w:val="24"/>
              </w:rPr>
              <w:t>O</w:t>
            </w:r>
            <w:r w:rsidR="00560356" w:rsidRPr="005F0B96">
              <w:rPr>
                <w:color w:val="C91CB3" w:themeColor="accent2"/>
                <w:szCs w:val="24"/>
              </w:rPr>
              <w:t>rganization</w:t>
            </w:r>
          </w:p>
        </w:tc>
        <w:tc>
          <w:tcPr>
            <w:tcW w:w="6951" w:type="dxa"/>
            <w:tcBorders>
              <w:top w:val="single" w:sz="2" w:space="0" w:color="2A283C" w:themeColor="accent4"/>
              <w:left w:val="nil"/>
              <w:bottom w:val="single" w:sz="2" w:space="0" w:color="2A283C" w:themeColor="accent4"/>
              <w:right w:val="nil"/>
            </w:tcBorders>
          </w:tcPr>
          <w:p w14:paraId="455FADB5" w14:textId="3360CD00" w:rsidR="00AA7A9F" w:rsidRPr="00162183" w:rsidRDefault="00560356" w:rsidP="00766F7F">
            <w:pPr>
              <w:spacing w:after="0" w:line="240" w:lineRule="auto"/>
            </w:pPr>
            <w:commentRangeStart w:id="16"/>
            <w:r>
              <w:t>Refers to any Government of Canada</w:t>
            </w:r>
            <w:r w:rsidR="004F7350">
              <w:t xml:space="preserve"> (GC)</w:t>
            </w:r>
            <w:r>
              <w:t xml:space="preserve"> entity that has been given access to the </w:t>
            </w:r>
            <w:r w:rsidR="00273389">
              <w:t>authenticated</w:t>
            </w:r>
            <w:r>
              <w:t xml:space="preserve"> section of the SG site. </w:t>
            </w:r>
            <w:r w:rsidR="40548F22">
              <w:t>For a full list of organization</w:t>
            </w:r>
            <w:r w:rsidR="517C80D0">
              <w:t>s</w:t>
            </w:r>
            <w:r w:rsidR="40548F22">
              <w:t xml:space="preserve">, please refer to this </w:t>
            </w:r>
            <w:hyperlink r:id="rId20">
              <w:r w:rsidR="40548F22" w:rsidRPr="2F253F5A">
                <w:rPr>
                  <w:rStyle w:val="Hyperlink"/>
                </w:rPr>
                <w:t>link</w:t>
              </w:r>
            </w:hyperlink>
            <w:r w:rsidR="40548F22">
              <w:t>.</w:t>
            </w:r>
            <w:commentRangeEnd w:id="16"/>
            <w:r>
              <w:rPr>
                <w:rStyle w:val="CommentReference"/>
              </w:rPr>
              <w:commentReference w:id="16"/>
            </w:r>
          </w:p>
        </w:tc>
      </w:tr>
      <w:tr w:rsidR="00560356" w:rsidRPr="00026D22" w14:paraId="1538215A" w14:textId="77777777" w:rsidTr="2F253F5A">
        <w:trPr>
          <w:trHeight w:val="546"/>
        </w:trPr>
        <w:tc>
          <w:tcPr>
            <w:tcW w:w="315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39E1D98" w14:textId="7B181160" w:rsidR="00560356" w:rsidRPr="005F0B96" w:rsidRDefault="00560356" w:rsidP="00766F7F">
            <w:pPr>
              <w:spacing w:after="0" w:line="240" w:lineRule="auto"/>
              <w:rPr>
                <w:szCs w:val="24"/>
              </w:rPr>
            </w:pPr>
            <w:r w:rsidRPr="00162183">
              <w:rPr>
                <w:color w:val="C91CB3" w:themeColor="accent2"/>
                <w:szCs w:val="24"/>
              </w:rPr>
              <w:t xml:space="preserve">Onboarded </w:t>
            </w:r>
            <w:r w:rsidR="00740689" w:rsidRPr="00162183">
              <w:rPr>
                <w:color w:val="C91CB3" w:themeColor="accent2"/>
                <w:szCs w:val="24"/>
              </w:rPr>
              <w:t>organization</w:t>
            </w:r>
          </w:p>
        </w:tc>
        <w:tc>
          <w:tcPr>
            <w:tcW w:w="6951" w:type="dxa"/>
            <w:tcBorders>
              <w:top w:val="single" w:sz="2" w:space="0" w:color="2A283C" w:themeColor="accent4"/>
              <w:left w:val="nil"/>
              <w:bottom w:val="single" w:sz="2" w:space="0" w:color="2A283C" w:themeColor="accent4"/>
              <w:right w:val="nil"/>
            </w:tcBorders>
          </w:tcPr>
          <w:p w14:paraId="03E221D2" w14:textId="22ADF4CB" w:rsidR="00560356" w:rsidRPr="00162183" w:rsidRDefault="00560356" w:rsidP="00766F7F">
            <w:pPr>
              <w:spacing w:after="0" w:line="240" w:lineRule="auto"/>
              <w:rPr>
                <w:szCs w:val="24"/>
              </w:rPr>
            </w:pPr>
            <w:r w:rsidRPr="00162183">
              <w:rPr>
                <w:szCs w:val="24"/>
              </w:rPr>
              <w:t>Refers to a</w:t>
            </w:r>
            <w:r w:rsidR="00740689" w:rsidRPr="00162183">
              <w:rPr>
                <w:szCs w:val="24"/>
              </w:rPr>
              <w:t xml:space="preserve">n organization </w:t>
            </w:r>
            <w:r w:rsidRPr="00162183">
              <w:rPr>
                <w:szCs w:val="24"/>
              </w:rPr>
              <w:t>who is on the target list of organization</w:t>
            </w:r>
            <w:r w:rsidR="455426A6" w:rsidRPr="00162183">
              <w:rPr>
                <w:szCs w:val="24"/>
              </w:rPr>
              <w:t>s</w:t>
            </w:r>
            <w:r w:rsidRPr="00162183">
              <w:rPr>
                <w:szCs w:val="24"/>
              </w:rPr>
              <w:t xml:space="preserve"> for the portal and where the </w:t>
            </w:r>
            <w:r w:rsidR="00670AFD" w:rsidRPr="00162183">
              <w:rPr>
                <w:szCs w:val="24"/>
              </w:rPr>
              <w:t xml:space="preserve">portal </w:t>
            </w:r>
            <w:r w:rsidRPr="00162183">
              <w:rPr>
                <w:szCs w:val="24"/>
              </w:rPr>
              <w:t xml:space="preserve">is ready to </w:t>
            </w:r>
            <w:r w:rsidR="00670AFD" w:rsidRPr="00162183">
              <w:rPr>
                <w:szCs w:val="24"/>
              </w:rPr>
              <w:t xml:space="preserve">serve </w:t>
            </w:r>
            <w:r w:rsidR="00844257" w:rsidRPr="00162183">
              <w:rPr>
                <w:szCs w:val="24"/>
              </w:rPr>
              <w:t xml:space="preserve">the </w:t>
            </w:r>
            <w:r w:rsidRPr="00162183">
              <w:rPr>
                <w:szCs w:val="24"/>
              </w:rPr>
              <w:t>users</w:t>
            </w:r>
            <w:r w:rsidR="00844257" w:rsidRPr="00162183">
              <w:rPr>
                <w:szCs w:val="24"/>
              </w:rPr>
              <w:t xml:space="preserve"> of this organization</w:t>
            </w:r>
            <w:r w:rsidRPr="00162183">
              <w:rPr>
                <w:szCs w:val="24"/>
              </w:rPr>
              <w:t>.</w:t>
            </w:r>
          </w:p>
        </w:tc>
      </w:tr>
      <w:tr w:rsidR="00454352" w:rsidRPr="00026D22" w14:paraId="01D27172" w14:textId="77777777" w:rsidTr="2F253F5A">
        <w:trPr>
          <w:trHeight w:val="546"/>
        </w:trPr>
        <w:tc>
          <w:tcPr>
            <w:tcW w:w="315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1D37A667" w14:textId="13A74A8E" w:rsidR="00454352" w:rsidRPr="005F0B96" w:rsidRDefault="00454352" w:rsidP="00766F7F">
            <w:pPr>
              <w:spacing w:after="0" w:line="240" w:lineRule="auto"/>
              <w:rPr>
                <w:color w:val="C91CB3" w:themeColor="accent2"/>
                <w:szCs w:val="24"/>
              </w:rPr>
            </w:pPr>
            <w:r w:rsidRPr="005F0B96">
              <w:rPr>
                <w:color w:val="C91CB3" w:themeColor="accent2"/>
                <w:szCs w:val="24"/>
              </w:rPr>
              <w:t>Candidate</w:t>
            </w:r>
            <w:r w:rsidR="009F7AE0" w:rsidRPr="005F0B96">
              <w:rPr>
                <w:color w:val="C91CB3" w:themeColor="accent2"/>
                <w:szCs w:val="24"/>
              </w:rPr>
              <w:t xml:space="preserve"> user</w:t>
            </w:r>
          </w:p>
        </w:tc>
        <w:tc>
          <w:tcPr>
            <w:tcW w:w="6951" w:type="dxa"/>
            <w:tcBorders>
              <w:top w:val="single" w:sz="2" w:space="0" w:color="2A283C" w:themeColor="accent4"/>
              <w:left w:val="nil"/>
              <w:bottom w:val="single" w:sz="2" w:space="0" w:color="2A283C" w:themeColor="accent4"/>
              <w:right w:val="nil"/>
            </w:tcBorders>
          </w:tcPr>
          <w:p w14:paraId="7AF771B7" w14:textId="55F42A77" w:rsidR="00454352" w:rsidRPr="00162183" w:rsidRDefault="009F7AE0" w:rsidP="00766F7F">
            <w:pPr>
              <w:spacing w:after="0" w:line="240" w:lineRule="auto"/>
              <w:rPr>
                <w:szCs w:val="24"/>
              </w:rPr>
            </w:pPr>
            <w:r w:rsidRPr="00162183">
              <w:rPr>
                <w:szCs w:val="24"/>
              </w:rPr>
              <w:t xml:space="preserve">Refers to a person </w:t>
            </w:r>
            <w:r w:rsidR="00841C49" w:rsidRPr="00162183">
              <w:rPr>
                <w:szCs w:val="24"/>
              </w:rPr>
              <w:t>from an organization that has NOT yet been authorized</w:t>
            </w:r>
            <w:r w:rsidR="005D7AC8" w:rsidRPr="00162183">
              <w:rPr>
                <w:szCs w:val="24"/>
              </w:rPr>
              <w:t xml:space="preserve"> to access the portal.</w:t>
            </w:r>
          </w:p>
        </w:tc>
      </w:tr>
      <w:tr w:rsidR="00560356" w:rsidRPr="00026D22" w14:paraId="20701B34" w14:textId="77777777" w:rsidTr="2F253F5A">
        <w:trPr>
          <w:trHeight w:val="546"/>
        </w:trPr>
        <w:tc>
          <w:tcPr>
            <w:tcW w:w="315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65DFE3CE" w14:textId="6F4E2CE9" w:rsidR="00560356" w:rsidRPr="00162183" w:rsidRDefault="00560356" w:rsidP="00766F7F">
            <w:pPr>
              <w:spacing w:after="0" w:line="240" w:lineRule="auto"/>
              <w:rPr>
                <w:color w:val="C91CB3" w:themeColor="accent2"/>
                <w:szCs w:val="24"/>
              </w:rPr>
            </w:pPr>
            <w:r w:rsidRPr="005F0B96">
              <w:rPr>
                <w:color w:val="C91CB3" w:themeColor="accent2"/>
                <w:szCs w:val="24"/>
              </w:rPr>
              <w:t>Authorized user</w:t>
            </w:r>
          </w:p>
        </w:tc>
        <w:tc>
          <w:tcPr>
            <w:tcW w:w="6951" w:type="dxa"/>
            <w:tcBorders>
              <w:top w:val="single" w:sz="2" w:space="0" w:color="2A283C" w:themeColor="accent4"/>
              <w:left w:val="nil"/>
              <w:bottom w:val="single" w:sz="2" w:space="0" w:color="2A283C" w:themeColor="accent4"/>
              <w:right w:val="nil"/>
            </w:tcBorders>
          </w:tcPr>
          <w:p w14:paraId="59334F25" w14:textId="543341ED" w:rsidR="00560356" w:rsidRPr="00162183" w:rsidRDefault="00560356" w:rsidP="00766F7F">
            <w:pPr>
              <w:spacing w:after="0" w:line="240" w:lineRule="auto"/>
              <w:rPr>
                <w:szCs w:val="24"/>
              </w:rPr>
            </w:pPr>
            <w:r w:rsidRPr="00162183">
              <w:rPr>
                <w:szCs w:val="24"/>
              </w:rPr>
              <w:t>Refer</w:t>
            </w:r>
            <w:r w:rsidR="7AB8CA4F" w:rsidRPr="00162183">
              <w:rPr>
                <w:szCs w:val="24"/>
              </w:rPr>
              <w:t>s</w:t>
            </w:r>
            <w:r w:rsidRPr="00162183">
              <w:rPr>
                <w:szCs w:val="24"/>
              </w:rPr>
              <w:t xml:space="preserve"> to a person </w:t>
            </w:r>
            <w:r w:rsidR="00844257" w:rsidRPr="00162183">
              <w:rPr>
                <w:szCs w:val="24"/>
              </w:rPr>
              <w:t>that</w:t>
            </w:r>
            <w:r w:rsidRPr="00162183">
              <w:rPr>
                <w:szCs w:val="24"/>
              </w:rPr>
              <w:t xml:space="preserve"> has been </w:t>
            </w:r>
            <w:r w:rsidR="00B5390A" w:rsidRPr="00162183">
              <w:rPr>
                <w:szCs w:val="24"/>
              </w:rPr>
              <w:t>added to the list of authorized users in the portal</w:t>
            </w:r>
            <w:r w:rsidR="0054056B" w:rsidRPr="00162183">
              <w:rPr>
                <w:szCs w:val="24"/>
              </w:rPr>
              <w:t>, which includes associating the user</w:t>
            </w:r>
            <w:r w:rsidR="00C43676" w:rsidRPr="00162183">
              <w:rPr>
                <w:szCs w:val="24"/>
              </w:rPr>
              <w:t xml:space="preserve"> with an organization</w:t>
            </w:r>
            <w:r w:rsidRPr="00162183">
              <w:rPr>
                <w:szCs w:val="24"/>
              </w:rPr>
              <w:t>.</w:t>
            </w:r>
          </w:p>
        </w:tc>
      </w:tr>
      <w:tr w:rsidR="00560356" w:rsidRPr="00026D22" w14:paraId="4ECE6C3A" w14:textId="77777777" w:rsidTr="2F253F5A">
        <w:trPr>
          <w:trHeight w:val="546"/>
        </w:trPr>
        <w:tc>
          <w:tcPr>
            <w:tcW w:w="315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816ED0B" w14:textId="2DF1D171" w:rsidR="00560356" w:rsidRPr="005F0B96" w:rsidRDefault="00560356" w:rsidP="00766F7F">
            <w:pPr>
              <w:spacing w:after="0" w:line="240" w:lineRule="auto"/>
              <w:rPr>
                <w:color w:val="C91CB3" w:themeColor="accent2"/>
                <w:szCs w:val="24"/>
              </w:rPr>
            </w:pPr>
            <w:r w:rsidRPr="005F0B96">
              <w:rPr>
                <w:color w:val="C91CB3" w:themeColor="accent2"/>
                <w:szCs w:val="24"/>
              </w:rPr>
              <w:t>Authenticated user</w:t>
            </w:r>
          </w:p>
        </w:tc>
        <w:tc>
          <w:tcPr>
            <w:tcW w:w="6951" w:type="dxa"/>
            <w:tcBorders>
              <w:top w:val="single" w:sz="2" w:space="0" w:color="2A283C" w:themeColor="accent4"/>
              <w:left w:val="nil"/>
              <w:bottom w:val="single" w:sz="2" w:space="0" w:color="2A283C" w:themeColor="accent4"/>
              <w:right w:val="nil"/>
            </w:tcBorders>
          </w:tcPr>
          <w:p w14:paraId="12908F19" w14:textId="724496A6" w:rsidR="00560356" w:rsidRPr="00162183" w:rsidRDefault="00560356" w:rsidP="00766F7F">
            <w:pPr>
              <w:spacing w:after="0" w:line="240" w:lineRule="auto"/>
              <w:rPr>
                <w:szCs w:val="24"/>
              </w:rPr>
            </w:pPr>
            <w:r w:rsidRPr="00162183">
              <w:rPr>
                <w:szCs w:val="24"/>
              </w:rPr>
              <w:t xml:space="preserve">Refers to an authorized user that has successfully logged into the </w:t>
            </w:r>
            <w:r w:rsidR="005829A8" w:rsidRPr="00162183">
              <w:rPr>
                <w:szCs w:val="24"/>
              </w:rPr>
              <w:t>portal</w:t>
            </w:r>
            <w:r w:rsidRPr="00162183">
              <w:rPr>
                <w:szCs w:val="24"/>
              </w:rPr>
              <w:t>.</w:t>
            </w:r>
          </w:p>
        </w:tc>
      </w:tr>
      <w:tr w:rsidR="00025404" w:rsidRPr="00026D22" w14:paraId="54529BD9" w14:textId="77777777" w:rsidTr="2F253F5A">
        <w:trPr>
          <w:trHeight w:val="546"/>
        </w:trPr>
        <w:tc>
          <w:tcPr>
            <w:tcW w:w="315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7ABA06EC" w14:textId="067CF16B" w:rsidR="00025404" w:rsidRPr="005F0B96" w:rsidRDefault="00025404" w:rsidP="00766F7F">
            <w:pPr>
              <w:spacing w:after="0" w:line="240" w:lineRule="auto"/>
              <w:rPr>
                <w:color w:val="C91CB3" w:themeColor="accent2"/>
                <w:szCs w:val="24"/>
              </w:rPr>
            </w:pPr>
            <w:r w:rsidRPr="005F0B96">
              <w:rPr>
                <w:color w:val="C91CB3" w:themeColor="accent2"/>
                <w:szCs w:val="24"/>
              </w:rPr>
              <w:t>Anonymous</w:t>
            </w:r>
            <w:r w:rsidR="001F202F" w:rsidRPr="005F0B96">
              <w:rPr>
                <w:color w:val="C91CB3" w:themeColor="accent2"/>
                <w:szCs w:val="24"/>
              </w:rPr>
              <w:t xml:space="preserve"> component of the site</w:t>
            </w:r>
          </w:p>
        </w:tc>
        <w:tc>
          <w:tcPr>
            <w:tcW w:w="6951" w:type="dxa"/>
            <w:tcBorders>
              <w:top w:val="single" w:sz="2" w:space="0" w:color="2A283C" w:themeColor="accent4"/>
              <w:left w:val="nil"/>
              <w:bottom w:val="single" w:sz="8" w:space="0" w:color="2A283C" w:themeColor="accent4"/>
              <w:right w:val="nil"/>
            </w:tcBorders>
          </w:tcPr>
          <w:p w14:paraId="4DA88066" w14:textId="43EB5795" w:rsidR="00025404" w:rsidRPr="00162183" w:rsidRDefault="00025404" w:rsidP="00766F7F">
            <w:pPr>
              <w:spacing w:after="0" w:line="240" w:lineRule="auto"/>
              <w:rPr>
                <w:szCs w:val="24"/>
              </w:rPr>
            </w:pPr>
            <w:r w:rsidRPr="00162183">
              <w:rPr>
                <w:szCs w:val="24"/>
              </w:rPr>
              <w:t>A Serving Government feature available to every user without the need to authenticate themselves</w:t>
            </w:r>
            <w:r w:rsidR="004F7350" w:rsidRPr="00162183">
              <w:rPr>
                <w:szCs w:val="24"/>
              </w:rPr>
              <w:t>.</w:t>
            </w:r>
          </w:p>
        </w:tc>
      </w:tr>
      <w:tr w:rsidR="00025404" w:rsidRPr="00026D22" w14:paraId="06F9878B" w14:textId="77777777" w:rsidTr="2F253F5A">
        <w:trPr>
          <w:trHeight w:val="546"/>
        </w:trPr>
        <w:tc>
          <w:tcPr>
            <w:tcW w:w="315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255294F5" w14:textId="3E33F5CF" w:rsidR="00025404" w:rsidRPr="005F0B96" w:rsidRDefault="00025404" w:rsidP="00766F7F">
            <w:pPr>
              <w:spacing w:after="0" w:line="240" w:lineRule="auto"/>
              <w:rPr>
                <w:color w:val="C91CB3" w:themeColor="accent2"/>
                <w:szCs w:val="24"/>
              </w:rPr>
            </w:pPr>
            <w:r w:rsidRPr="005F0B96">
              <w:rPr>
                <w:color w:val="C91CB3" w:themeColor="accent2"/>
                <w:szCs w:val="24"/>
              </w:rPr>
              <w:t>Authenticated</w:t>
            </w:r>
            <w:r w:rsidR="001F202F" w:rsidRPr="005F0B96">
              <w:rPr>
                <w:color w:val="C91CB3" w:themeColor="accent2"/>
                <w:szCs w:val="24"/>
              </w:rPr>
              <w:t xml:space="preserve"> component of the site</w:t>
            </w:r>
          </w:p>
        </w:tc>
        <w:tc>
          <w:tcPr>
            <w:tcW w:w="6951" w:type="dxa"/>
            <w:tcBorders>
              <w:top w:val="single" w:sz="2" w:space="0" w:color="2A283C" w:themeColor="accent4"/>
              <w:left w:val="nil"/>
              <w:bottom w:val="single" w:sz="8" w:space="0" w:color="2A283C" w:themeColor="accent4"/>
              <w:right w:val="nil"/>
            </w:tcBorders>
          </w:tcPr>
          <w:p w14:paraId="6C29499A" w14:textId="4D7514A3" w:rsidR="00025404" w:rsidRPr="00162183" w:rsidRDefault="00025404" w:rsidP="00766F7F">
            <w:pPr>
              <w:spacing w:after="0" w:line="240" w:lineRule="auto"/>
              <w:rPr>
                <w:szCs w:val="24"/>
              </w:rPr>
            </w:pPr>
            <w:r w:rsidRPr="00162183">
              <w:rPr>
                <w:szCs w:val="24"/>
              </w:rPr>
              <w:t xml:space="preserve">A Serving Government feature that is available to certain users and requires authentication </w:t>
            </w:r>
            <w:r w:rsidR="00560F50" w:rsidRPr="00162183">
              <w:rPr>
                <w:szCs w:val="24"/>
              </w:rPr>
              <w:t>prior to access.</w:t>
            </w:r>
          </w:p>
        </w:tc>
      </w:tr>
    </w:tbl>
    <w:p w14:paraId="117CDF8B" w14:textId="6EFE9FCE" w:rsidR="00AA7A9F" w:rsidRDefault="00AA7A9F" w:rsidP="00766F7F">
      <w:pPr>
        <w:spacing w:after="0" w:line="240" w:lineRule="auto"/>
        <w:sectPr w:rsidR="00AA7A9F" w:rsidSect="000550DD">
          <w:pgSz w:w="12240" w:h="15840" w:code="1"/>
          <w:pgMar w:top="720" w:right="720" w:bottom="1152" w:left="720" w:header="360" w:footer="288" w:gutter="0"/>
          <w:cols w:space="708"/>
          <w:docGrid w:linePitch="360"/>
        </w:sectPr>
      </w:pPr>
    </w:p>
    <w:p w14:paraId="28D10C51" w14:textId="21DF93F8" w:rsidR="005B36C0" w:rsidRDefault="00F622B0" w:rsidP="00AC43B9">
      <w:pPr>
        <w:pStyle w:val="Heading1"/>
      </w:pPr>
      <w:bookmarkStart w:id="17" w:name="_Assumptions"/>
      <w:bookmarkStart w:id="18" w:name="_Toc172805990"/>
      <w:bookmarkStart w:id="19" w:name="_Toc137217078"/>
      <w:bookmarkEnd w:id="10"/>
      <w:bookmarkEnd w:id="17"/>
      <w:r>
        <w:t xml:space="preserve">Portal </w:t>
      </w:r>
      <w:r w:rsidR="00EA0E30">
        <w:t>Access Management</w:t>
      </w:r>
      <w:bookmarkEnd w:id="18"/>
    </w:p>
    <w:p w14:paraId="60AD8042" w14:textId="77777777" w:rsidR="00766F7F" w:rsidRDefault="00766F7F" w:rsidP="00E55E4A"/>
    <w:p w14:paraId="3DA60D02" w14:textId="61F07460" w:rsidR="003B6C0B" w:rsidRDefault="003B6C0B" w:rsidP="00766F7F">
      <w:pPr>
        <w:pStyle w:val="Heading2"/>
        <w:spacing w:before="0" w:after="0" w:line="240" w:lineRule="auto"/>
      </w:pPr>
      <w:bookmarkStart w:id="20" w:name="_Toc172805991"/>
      <w:r>
        <w:t>Assumptions</w:t>
      </w:r>
      <w:bookmarkEnd w:id="20"/>
    </w:p>
    <w:p w14:paraId="10C7F037" w14:textId="03620A41" w:rsidR="00583C5E" w:rsidRDefault="00945AFA" w:rsidP="00766F7F">
      <w:pPr>
        <w:spacing w:after="0" w:line="240" w:lineRule="auto"/>
        <w:rPr>
          <w:ins w:id="21" w:author="Farrell, Rebecca (SSC/SPC)" w:date="2024-06-06T10:55:00Z"/>
        </w:rPr>
      </w:pPr>
      <w:r w:rsidRPr="007D6A7F">
        <w:rPr>
          <w:color w:val="auto"/>
        </w:rPr>
        <w:t xml:space="preserve">Access to the </w:t>
      </w:r>
      <w:r w:rsidR="000F5452" w:rsidRPr="007D6A7F">
        <w:rPr>
          <w:color w:val="auto"/>
        </w:rPr>
        <w:t xml:space="preserve">SG portal authenticated </w:t>
      </w:r>
      <w:r w:rsidR="009F128D" w:rsidRPr="007D6A7F">
        <w:rPr>
          <w:color w:val="auto"/>
        </w:rPr>
        <w:t>component of the site</w:t>
      </w:r>
      <w:r w:rsidR="000F5452" w:rsidRPr="007D6A7F">
        <w:rPr>
          <w:color w:val="auto"/>
        </w:rPr>
        <w:t xml:space="preserve"> will be restricted to a small group of users within each </w:t>
      </w:r>
      <w:r w:rsidR="002C25F8" w:rsidRPr="007D6A7F">
        <w:rPr>
          <w:color w:val="auto"/>
        </w:rPr>
        <w:t>organization</w:t>
      </w:r>
      <w:r w:rsidR="000F5452" w:rsidRPr="007D6A7F">
        <w:rPr>
          <w:color w:val="auto"/>
        </w:rPr>
        <w:t>.</w:t>
      </w:r>
      <w:r w:rsidR="00924C78" w:rsidRPr="007D6A7F">
        <w:rPr>
          <w:color w:val="auto"/>
        </w:rPr>
        <w:t xml:space="preserve"> </w:t>
      </w:r>
      <w:r w:rsidR="002C25F8" w:rsidRPr="007D6A7F">
        <w:rPr>
          <w:color w:val="auto"/>
        </w:rPr>
        <w:t xml:space="preserve">Organizations </w:t>
      </w:r>
      <w:r w:rsidR="00DA52BC" w:rsidRPr="007D6A7F">
        <w:rPr>
          <w:color w:val="auto"/>
        </w:rPr>
        <w:t>are expected to contact their service delivery manager (SDM) to request access</w:t>
      </w:r>
      <w:r w:rsidR="00FD2251" w:rsidRPr="007D6A7F">
        <w:rPr>
          <w:color w:val="auto"/>
        </w:rPr>
        <w:t xml:space="preserve">. </w:t>
      </w:r>
      <w:r w:rsidR="00053321" w:rsidRPr="007D6A7F">
        <w:rPr>
          <w:color w:val="auto"/>
        </w:rPr>
        <w:t>A business process will need to be developed</w:t>
      </w:r>
      <w:r w:rsidR="0011497F" w:rsidRPr="007D6A7F">
        <w:rPr>
          <w:color w:val="auto"/>
        </w:rPr>
        <w:t xml:space="preserve">, documented and published internally and externally </w:t>
      </w:r>
      <w:r w:rsidR="00053321" w:rsidRPr="007D6A7F">
        <w:rPr>
          <w:color w:val="auto"/>
        </w:rPr>
        <w:t xml:space="preserve">to </w:t>
      </w:r>
      <w:r w:rsidR="0081078D" w:rsidRPr="007D6A7F">
        <w:rPr>
          <w:color w:val="auto"/>
        </w:rPr>
        <w:t xml:space="preserve">outline the SG portal access </w:t>
      </w:r>
      <w:r w:rsidR="002866AC" w:rsidRPr="007D6A7F">
        <w:rPr>
          <w:color w:val="auto"/>
        </w:rPr>
        <w:t>request review, approval and implementation process.</w:t>
      </w:r>
      <w:ins w:id="22" w:author="Farrell, Rebecca (SSC/SPC)" w:date="2024-06-06T10:55:00Z">
        <w:r w:rsidR="00583C5E">
          <w:rPr>
            <w:color w:val="auto"/>
          </w:rPr>
          <w:t xml:space="preserve">  </w:t>
        </w:r>
      </w:ins>
    </w:p>
    <w:p w14:paraId="75D52393" w14:textId="6157189D" w:rsidR="00945AFA" w:rsidRPr="007D6A7F" w:rsidRDefault="00945AFA" w:rsidP="00766F7F">
      <w:pPr>
        <w:spacing w:after="0" w:line="240" w:lineRule="auto"/>
        <w:ind w:left="360"/>
        <w:jc w:val="both"/>
        <w:rPr>
          <w:color w:val="auto"/>
        </w:rPr>
      </w:pPr>
    </w:p>
    <w:p w14:paraId="6B988E47" w14:textId="3497BC93" w:rsidR="003B6C0B" w:rsidRPr="00945AFA" w:rsidRDefault="004E72DD" w:rsidP="00766F7F">
      <w:pPr>
        <w:pStyle w:val="Heading2"/>
        <w:spacing w:before="0" w:after="0" w:line="240" w:lineRule="auto"/>
      </w:pPr>
      <w:bookmarkStart w:id="23" w:name="_Toc172805992"/>
      <w:r w:rsidRPr="004E72DD">
        <w:t xml:space="preserve">User </w:t>
      </w:r>
      <w:r w:rsidR="004F71CA">
        <w:t xml:space="preserve">Authorization </w:t>
      </w:r>
      <w:r w:rsidR="00C8581B">
        <w:t>(U</w:t>
      </w:r>
      <w:r w:rsidR="00202B96">
        <w:t>A</w:t>
      </w:r>
      <w:r w:rsidR="00C8581B">
        <w:t>)</w:t>
      </w:r>
      <w:bookmarkEnd w:id="23"/>
    </w:p>
    <w:tbl>
      <w:tblPr>
        <w:tblW w:w="13230" w:type="dxa"/>
        <w:tblCellMar>
          <w:left w:w="0" w:type="dxa"/>
          <w:right w:w="0" w:type="dxa"/>
        </w:tblCellMar>
        <w:tblLook w:val="0420" w:firstRow="1" w:lastRow="0" w:firstColumn="0" w:lastColumn="0" w:noHBand="0" w:noVBand="1"/>
      </w:tblPr>
      <w:tblGrid>
        <w:gridCol w:w="2610"/>
        <w:gridCol w:w="10620"/>
      </w:tblGrid>
      <w:tr w:rsidR="00750B8F" w:rsidRPr="00026D22" w14:paraId="545D0ABA" w14:textId="77777777" w:rsidTr="6CD1E5AD">
        <w:trPr>
          <w:trHeight w:val="546"/>
        </w:trPr>
        <w:tc>
          <w:tcPr>
            <w:tcW w:w="2610" w:type="dxa"/>
            <w:tcBorders>
              <w:top w:val="single" w:sz="8" w:space="0" w:color="2A283C" w:themeColor="accent4"/>
              <w:left w:val="nil"/>
              <w:bottom w:val="single" w:sz="8" w:space="0" w:color="2A283C" w:themeColor="accent4"/>
              <w:right w:val="nil"/>
            </w:tcBorders>
            <w:shd w:val="clear" w:color="auto" w:fill="4530A8" w:themeFill="accent1"/>
            <w:tcMar>
              <w:top w:w="72" w:type="dxa"/>
              <w:left w:w="144" w:type="dxa"/>
              <w:bottom w:w="72" w:type="dxa"/>
              <w:right w:w="144" w:type="dxa"/>
            </w:tcMar>
            <w:hideMark/>
          </w:tcPr>
          <w:p w14:paraId="2C2B9236" w14:textId="77777777" w:rsidR="00750B8F" w:rsidRPr="0041374C" w:rsidRDefault="00750B8F" w:rsidP="00766F7F">
            <w:pPr>
              <w:spacing w:after="0" w:line="240" w:lineRule="auto"/>
              <w:jc w:val="center"/>
              <w:rPr>
                <w:b/>
                <w:bCs/>
                <w:color w:val="FFFFFF" w:themeColor="background1"/>
                <w:szCs w:val="24"/>
              </w:rPr>
            </w:pPr>
            <w:r w:rsidRPr="0041374C">
              <w:rPr>
                <w:b/>
                <w:bCs/>
                <w:color w:val="FFFFFF" w:themeColor="background1"/>
                <w:szCs w:val="24"/>
              </w:rPr>
              <w:t>BR#</w:t>
            </w:r>
          </w:p>
        </w:tc>
        <w:tc>
          <w:tcPr>
            <w:tcW w:w="10620" w:type="dxa"/>
            <w:tcBorders>
              <w:top w:val="single" w:sz="8" w:space="0" w:color="2A283C" w:themeColor="accent4"/>
              <w:left w:val="nil"/>
              <w:bottom w:val="single" w:sz="8" w:space="0" w:color="2A283C" w:themeColor="accent4"/>
              <w:right w:val="nil"/>
            </w:tcBorders>
            <w:shd w:val="clear" w:color="auto" w:fill="4530A8" w:themeFill="accent1"/>
          </w:tcPr>
          <w:p w14:paraId="1E94FA8F" w14:textId="77777777" w:rsidR="00750B8F" w:rsidRPr="0041374C" w:rsidRDefault="00750B8F" w:rsidP="00766F7F">
            <w:pPr>
              <w:spacing w:after="0" w:line="240" w:lineRule="auto"/>
              <w:rPr>
                <w:b/>
                <w:bCs/>
                <w:color w:val="FFFFFF" w:themeColor="background1"/>
                <w:szCs w:val="24"/>
                <w:lang w:val="en-US"/>
              </w:rPr>
            </w:pPr>
            <w:r w:rsidRPr="0041374C">
              <w:rPr>
                <w:b/>
                <w:bCs/>
                <w:color w:val="FFFFFF" w:themeColor="background1"/>
                <w:szCs w:val="24"/>
                <w:lang w:val="en-US"/>
              </w:rPr>
              <w:t>Description</w:t>
            </w:r>
          </w:p>
        </w:tc>
      </w:tr>
      <w:tr w:rsidR="00295ED9" w:rsidRPr="00026D22" w14:paraId="72E75F0D" w14:textId="77777777" w:rsidTr="6CD1E5AD">
        <w:trPr>
          <w:trHeight w:val="546"/>
        </w:trPr>
        <w:tc>
          <w:tcPr>
            <w:tcW w:w="261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4C8BF2E5" w14:textId="1039BD00" w:rsidR="00295ED9" w:rsidRDefault="00202B96" w:rsidP="00766F7F">
            <w:pPr>
              <w:spacing w:after="0" w:line="240" w:lineRule="auto"/>
              <w:jc w:val="center"/>
              <w:rPr>
                <w:sz w:val="22"/>
              </w:rPr>
            </w:pPr>
            <w:r>
              <w:rPr>
                <w:sz w:val="22"/>
              </w:rPr>
              <w:t>UA1</w:t>
            </w:r>
          </w:p>
        </w:tc>
        <w:tc>
          <w:tcPr>
            <w:tcW w:w="10620" w:type="dxa"/>
            <w:tcBorders>
              <w:top w:val="single" w:sz="2" w:space="0" w:color="2A283C" w:themeColor="accent4"/>
              <w:left w:val="nil"/>
              <w:bottom w:val="single" w:sz="2" w:space="0" w:color="2A283C" w:themeColor="accent4"/>
              <w:right w:val="nil"/>
            </w:tcBorders>
          </w:tcPr>
          <w:p w14:paraId="2FF20645" w14:textId="49042CD3" w:rsidR="00295ED9" w:rsidRDefault="00E31739" w:rsidP="00766F7F">
            <w:pPr>
              <w:spacing w:after="0" w:line="240" w:lineRule="auto"/>
              <w:rPr>
                <w:sz w:val="22"/>
              </w:rPr>
            </w:pPr>
            <w:r>
              <w:rPr>
                <w:sz w:val="22"/>
              </w:rPr>
              <w:t xml:space="preserve">Portal access is restricted to those that have been approved by their </w:t>
            </w:r>
            <w:r w:rsidR="00B718FD">
              <w:rPr>
                <w:sz w:val="22"/>
              </w:rPr>
              <w:t xml:space="preserve">CE or </w:t>
            </w:r>
            <w:r>
              <w:rPr>
                <w:sz w:val="22"/>
              </w:rPr>
              <w:t xml:space="preserve">SDM (see Assumptions)  </w:t>
            </w:r>
            <w:r w:rsidR="00760662">
              <w:rPr>
                <w:sz w:val="22"/>
              </w:rPr>
              <w:t>and controlled within the application</w:t>
            </w:r>
          </w:p>
        </w:tc>
      </w:tr>
      <w:tr w:rsidR="00E31739" w:rsidRPr="00026D22" w14:paraId="1AC3EBCF" w14:textId="77777777" w:rsidTr="6CD1E5AD">
        <w:trPr>
          <w:trHeight w:val="546"/>
        </w:trPr>
        <w:tc>
          <w:tcPr>
            <w:tcW w:w="261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0843F13B" w14:textId="7F4BD63B" w:rsidR="00E31739" w:rsidRDefault="00E31739" w:rsidP="00E31739">
            <w:pPr>
              <w:spacing w:after="0" w:line="240" w:lineRule="auto"/>
              <w:jc w:val="center"/>
              <w:rPr>
                <w:sz w:val="22"/>
              </w:rPr>
            </w:pPr>
            <w:r>
              <w:rPr>
                <w:sz w:val="22"/>
              </w:rPr>
              <w:t>UA</w:t>
            </w:r>
            <w:r w:rsidR="00760662">
              <w:rPr>
                <w:sz w:val="22"/>
              </w:rPr>
              <w:t>2</w:t>
            </w:r>
          </w:p>
        </w:tc>
        <w:tc>
          <w:tcPr>
            <w:tcW w:w="10620" w:type="dxa"/>
            <w:tcBorders>
              <w:top w:val="single" w:sz="2" w:space="0" w:color="2A283C" w:themeColor="accent4"/>
              <w:left w:val="nil"/>
              <w:bottom w:val="single" w:sz="2" w:space="0" w:color="2A283C" w:themeColor="accent4"/>
              <w:right w:val="nil"/>
            </w:tcBorders>
          </w:tcPr>
          <w:p w14:paraId="318A1E94" w14:textId="2245A462" w:rsidR="00E31739" w:rsidRPr="00503D23" w:rsidRDefault="007922A4" w:rsidP="00E31739">
            <w:pPr>
              <w:spacing w:after="0" w:line="240" w:lineRule="auto"/>
              <w:rPr>
                <w:sz w:val="22"/>
              </w:rPr>
            </w:pPr>
            <w:r>
              <w:rPr>
                <w:sz w:val="22"/>
              </w:rPr>
              <w:t>Authenticated</w:t>
            </w:r>
            <w:r w:rsidR="0099293A">
              <w:rPr>
                <w:sz w:val="22"/>
              </w:rPr>
              <w:t xml:space="preserve"> </w:t>
            </w:r>
            <w:r w:rsidR="00E31739">
              <w:rPr>
                <w:sz w:val="22"/>
              </w:rPr>
              <w:t xml:space="preserve">user access is approved </w:t>
            </w:r>
            <w:r w:rsidR="0099293A">
              <w:rPr>
                <w:sz w:val="22"/>
              </w:rPr>
              <w:t xml:space="preserve">using the </w:t>
            </w:r>
            <w:r w:rsidR="009E56BC">
              <w:rPr>
                <w:sz w:val="22"/>
              </w:rPr>
              <w:t xml:space="preserve">process as described in the </w:t>
            </w:r>
            <w:hyperlink w:anchor="_Assumptions" w:history="1">
              <w:r w:rsidR="00E31739" w:rsidRPr="003A00B5">
                <w:rPr>
                  <w:rStyle w:val="Hyperlink"/>
                  <w:sz w:val="22"/>
                </w:rPr>
                <w:t>Assumptions</w:t>
              </w:r>
            </w:hyperlink>
            <w:r w:rsidR="009E56BC">
              <w:rPr>
                <w:rStyle w:val="Hyperlink"/>
                <w:sz w:val="22"/>
              </w:rPr>
              <w:t xml:space="preserve"> </w:t>
            </w:r>
            <w:r w:rsidR="009E56BC" w:rsidRPr="009E56BC">
              <w:rPr>
                <w:sz w:val="22"/>
              </w:rPr>
              <w:t xml:space="preserve">above. </w:t>
            </w:r>
            <w:r w:rsidR="00E31739">
              <w:rPr>
                <w:sz w:val="22"/>
              </w:rPr>
              <w:t xml:space="preserve"> This is a component of the authorized user management functionality required (UE3 below).</w:t>
            </w:r>
          </w:p>
        </w:tc>
      </w:tr>
      <w:tr w:rsidR="00E31739" w:rsidRPr="00026D22" w14:paraId="70B50A88" w14:textId="77777777" w:rsidTr="6CD1E5AD">
        <w:trPr>
          <w:trHeight w:val="546"/>
        </w:trPr>
        <w:tc>
          <w:tcPr>
            <w:tcW w:w="261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64794D5" w14:textId="00B08A6C" w:rsidR="00E31739" w:rsidRDefault="00E31739" w:rsidP="00E31739">
            <w:pPr>
              <w:spacing w:after="0" w:line="240" w:lineRule="auto"/>
              <w:jc w:val="center"/>
              <w:rPr>
                <w:sz w:val="22"/>
              </w:rPr>
            </w:pPr>
            <w:r>
              <w:rPr>
                <w:sz w:val="22"/>
              </w:rPr>
              <w:t>UA</w:t>
            </w:r>
            <w:r w:rsidR="00760662">
              <w:rPr>
                <w:sz w:val="22"/>
              </w:rPr>
              <w:t>3</w:t>
            </w:r>
          </w:p>
        </w:tc>
        <w:tc>
          <w:tcPr>
            <w:tcW w:w="10620" w:type="dxa"/>
            <w:tcBorders>
              <w:top w:val="single" w:sz="2" w:space="0" w:color="2A283C" w:themeColor="accent4"/>
              <w:left w:val="nil"/>
              <w:bottom w:val="single" w:sz="2" w:space="0" w:color="2A283C" w:themeColor="accent4"/>
              <w:right w:val="nil"/>
            </w:tcBorders>
          </w:tcPr>
          <w:p w14:paraId="0F97329D" w14:textId="4AF19B47" w:rsidR="001212CF" w:rsidRPr="001212CF" w:rsidRDefault="001212CF" w:rsidP="001212CF">
            <w:pPr>
              <w:pStyle w:val="NormalWeb"/>
              <w:rPr>
                <w:rFonts w:ascii="Arial" w:eastAsiaTheme="minorEastAsia" w:hAnsi="Arial" w:cstheme="minorBidi"/>
                <w:color w:val="2A283C" w:themeColor="text1"/>
                <w:sz w:val="22"/>
                <w:szCs w:val="22"/>
                <w:lang w:eastAsia="en-US"/>
              </w:rPr>
            </w:pPr>
            <w:r w:rsidRPr="79160FA8">
              <w:rPr>
                <w:rFonts w:ascii="Arial" w:eastAsiaTheme="minorEastAsia" w:hAnsi="Arial" w:cstheme="minorBidi"/>
                <w:color w:val="2A283C" w:themeColor="accent4"/>
                <w:sz w:val="22"/>
                <w:szCs w:val="22"/>
                <w:lang w:eastAsia="en-US"/>
              </w:rPr>
              <w:t xml:space="preserve">The </w:t>
            </w:r>
            <w:r w:rsidR="00420509" w:rsidRPr="79160FA8">
              <w:rPr>
                <w:rFonts w:ascii="Arial" w:eastAsiaTheme="minorEastAsia" w:hAnsi="Arial" w:cstheme="minorBidi"/>
                <w:color w:val="2A283C" w:themeColor="accent4"/>
                <w:sz w:val="22"/>
                <w:szCs w:val="22"/>
                <w:lang w:eastAsia="en-US"/>
              </w:rPr>
              <w:t>portal will</w:t>
            </w:r>
            <w:r w:rsidR="002A7DC5" w:rsidRPr="79160FA8">
              <w:rPr>
                <w:rFonts w:ascii="Arial" w:eastAsiaTheme="minorEastAsia" w:hAnsi="Arial" w:cstheme="minorBidi"/>
                <w:color w:val="2A283C" w:themeColor="accent4"/>
                <w:sz w:val="22"/>
                <w:szCs w:val="22"/>
                <w:lang w:eastAsia="en-US"/>
              </w:rPr>
              <w:t xml:space="preserve"> manage authorized users with </w:t>
            </w:r>
            <w:r w:rsidR="1C5AB688" w:rsidRPr="79160FA8">
              <w:rPr>
                <w:rFonts w:ascii="Arial" w:eastAsiaTheme="minorEastAsia" w:hAnsi="Arial" w:cstheme="minorBidi"/>
                <w:color w:val="2A283C" w:themeColor="accent4"/>
                <w:sz w:val="22"/>
                <w:szCs w:val="22"/>
                <w:lang w:eastAsia="en-US"/>
              </w:rPr>
              <w:t>an</w:t>
            </w:r>
            <w:r w:rsidR="002A7DC5" w:rsidRPr="79160FA8">
              <w:rPr>
                <w:rFonts w:ascii="Arial" w:eastAsiaTheme="minorEastAsia" w:hAnsi="Arial" w:cstheme="minorBidi"/>
                <w:color w:val="2A283C" w:themeColor="accent4"/>
                <w:sz w:val="22"/>
                <w:szCs w:val="22"/>
                <w:lang w:eastAsia="en-US"/>
              </w:rPr>
              <w:t xml:space="preserve"> organization user management role</w:t>
            </w:r>
            <w:r w:rsidRPr="79160FA8">
              <w:rPr>
                <w:rFonts w:ascii="Arial" w:eastAsiaTheme="minorEastAsia" w:hAnsi="Arial" w:cstheme="minorBidi"/>
                <w:color w:val="2A283C" w:themeColor="accent4"/>
                <w:sz w:val="22"/>
                <w:szCs w:val="22"/>
                <w:lang w:eastAsia="en-US"/>
              </w:rPr>
              <w:t>.</w:t>
            </w:r>
          </w:p>
          <w:p w14:paraId="367D7C30" w14:textId="77777777" w:rsidR="001212CF" w:rsidRPr="001212CF" w:rsidRDefault="001212CF" w:rsidP="001212CF">
            <w:pPr>
              <w:pStyle w:val="NormalWeb"/>
              <w:spacing w:after="0" w:afterAutospacing="0"/>
              <w:rPr>
                <w:rFonts w:ascii="Arial" w:eastAsiaTheme="minorHAnsi" w:hAnsi="Arial" w:cstheme="minorBidi"/>
                <w:color w:val="2A283C" w:themeColor="text1"/>
                <w:sz w:val="22"/>
                <w:szCs w:val="22"/>
                <w:lang w:eastAsia="en-US"/>
              </w:rPr>
            </w:pPr>
            <w:r w:rsidRPr="001212CF">
              <w:rPr>
                <w:rFonts w:ascii="Arial" w:eastAsiaTheme="minorHAnsi" w:hAnsi="Arial" w:cstheme="minorBidi"/>
                <w:color w:val="2A283C" w:themeColor="text1"/>
                <w:sz w:val="22"/>
                <w:szCs w:val="22"/>
                <w:lang w:eastAsia="en-US"/>
              </w:rPr>
              <w:t>Refer to “organization user management role” in Appendix C: Security Roles Requirements.</w:t>
            </w:r>
          </w:p>
          <w:p w14:paraId="5D24E42D" w14:textId="13E76265" w:rsidR="001212CF" w:rsidRPr="001212CF" w:rsidRDefault="001212CF" w:rsidP="001212CF">
            <w:pPr>
              <w:pStyle w:val="NormalWeb"/>
              <w:spacing w:after="0" w:afterAutospacing="0"/>
              <w:rPr>
                <w:rFonts w:ascii="Arial" w:eastAsiaTheme="minorHAnsi" w:hAnsi="Arial" w:cstheme="minorBidi"/>
                <w:color w:val="2A283C" w:themeColor="text1"/>
                <w:sz w:val="22"/>
                <w:szCs w:val="22"/>
                <w:lang w:eastAsia="en-US"/>
              </w:rPr>
            </w:pPr>
            <w:r w:rsidRPr="001212CF">
              <w:rPr>
                <w:rFonts w:ascii="Arial" w:eastAsiaTheme="minorHAnsi" w:hAnsi="Arial" w:cstheme="minorBidi"/>
                <w:color w:val="2A283C" w:themeColor="text1"/>
                <w:sz w:val="22"/>
                <w:szCs w:val="22"/>
                <w:lang w:eastAsia="en-US"/>
              </w:rPr>
              <w:t> The following is a list of user management operations that will be supported:</w:t>
            </w:r>
          </w:p>
          <w:p w14:paraId="7823B163" w14:textId="5CD82CC5" w:rsidR="00E31739" w:rsidRPr="001212CF" w:rsidRDefault="00E31739" w:rsidP="00E31739">
            <w:pPr>
              <w:pStyle w:val="ListParagraph"/>
              <w:numPr>
                <w:ilvl w:val="0"/>
                <w:numId w:val="8"/>
              </w:numPr>
              <w:spacing w:after="0" w:line="240" w:lineRule="auto"/>
              <w:rPr>
                <w:rFonts w:ascii="Arial" w:hAnsi="Arial"/>
                <w:sz w:val="22"/>
              </w:rPr>
            </w:pPr>
            <w:r w:rsidRPr="001212CF">
              <w:rPr>
                <w:rFonts w:ascii="Arial" w:hAnsi="Arial"/>
                <w:sz w:val="22"/>
              </w:rPr>
              <w:t>Ability to add a new user to the list of authorized users. A user must be associated with an organization. Once a user has been added to the list of authorized users for that organization, they are considered authorized.</w:t>
            </w:r>
          </w:p>
          <w:p w14:paraId="5E7F247E" w14:textId="3B58750E" w:rsidR="00E31739" w:rsidRPr="001212CF" w:rsidRDefault="00E31739" w:rsidP="00E31739">
            <w:pPr>
              <w:pStyle w:val="ListParagraph"/>
              <w:numPr>
                <w:ilvl w:val="0"/>
                <w:numId w:val="8"/>
              </w:numPr>
              <w:spacing w:after="0" w:line="240" w:lineRule="auto"/>
              <w:rPr>
                <w:rFonts w:ascii="Arial" w:hAnsi="Arial"/>
                <w:sz w:val="22"/>
              </w:rPr>
            </w:pPr>
            <w:r w:rsidRPr="001212CF">
              <w:rPr>
                <w:rFonts w:ascii="Arial" w:hAnsi="Arial"/>
                <w:sz w:val="22"/>
              </w:rPr>
              <w:t>Ability to remove a user from the list of authorized users. Once a user is removed from the list of authorized users for that organization, they are no longer considered authorized.</w:t>
            </w:r>
          </w:p>
          <w:p w14:paraId="6BB06307" w14:textId="77777777" w:rsidR="00E31739" w:rsidRPr="001212CF" w:rsidRDefault="00E31739" w:rsidP="00E31739">
            <w:pPr>
              <w:spacing w:after="0" w:line="240" w:lineRule="auto"/>
              <w:rPr>
                <w:sz w:val="22"/>
              </w:rPr>
            </w:pPr>
          </w:p>
          <w:p w14:paraId="4643EED6" w14:textId="0C2111B1" w:rsidR="00E31739" w:rsidRPr="001212CF" w:rsidRDefault="00E31739" w:rsidP="00E31739">
            <w:pPr>
              <w:spacing w:after="0" w:line="240" w:lineRule="auto"/>
              <w:rPr>
                <w:sz w:val="22"/>
              </w:rPr>
            </w:pPr>
            <w:r w:rsidRPr="001212CF">
              <w:rPr>
                <w:sz w:val="22"/>
              </w:rPr>
              <w:t>Note that the operations above will be done manually either:</w:t>
            </w:r>
          </w:p>
          <w:p w14:paraId="19D451AE" w14:textId="57A1F1A8" w:rsidR="00E31739" w:rsidRPr="001212CF" w:rsidRDefault="00E31739" w:rsidP="00E31739">
            <w:pPr>
              <w:pStyle w:val="ListParagraph"/>
              <w:numPr>
                <w:ilvl w:val="0"/>
                <w:numId w:val="10"/>
              </w:numPr>
              <w:spacing w:after="0" w:line="240" w:lineRule="auto"/>
              <w:rPr>
                <w:rFonts w:ascii="Arial" w:hAnsi="Arial"/>
                <w:sz w:val="22"/>
              </w:rPr>
            </w:pPr>
            <w:r w:rsidRPr="001212CF">
              <w:rPr>
                <w:rFonts w:ascii="Arial" w:hAnsi="Arial"/>
                <w:sz w:val="22"/>
              </w:rPr>
              <w:t xml:space="preserve">In the portal “back-end” </w:t>
            </w:r>
          </w:p>
          <w:p w14:paraId="0BBD78F0" w14:textId="59A16071" w:rsidR="00E31739" w:rsidRPr="001212CF" w:rsidRDefault="00E31739" w:rsidP="00E31739">
            <w:pPr>
              <w:pStyle w:val="ListParagraph"/>
              <w:numPr>
                <w:ilvl w:val="0"/>
                <w:numId w:val="0"/>
              </w:numPr>
              <w:spacing w:after="0" w:line="240" w:lineRule="auto"/>
              <w:ind w:left="720"/>
              <w:rPr>
                <w:rFonts w:ascii="Arial" w:hAnsi="Arial"/>
                <w:sz w:val="22"/>
              </w:rPr>
            </w:pPr>
            <w:r w:rsidRPr="001212CF">
              <w:rPr>
                <w:rFonts w:ascii="Arial" w:hAnsi="Arial"/>
                <w:sz w:val="22"/>
              </w:rPr>
              <w:t>OR</w:t>
            </w:r>
          </w:p>
          <w:p w14:paraId="2325803B" w14:textId="20AB5543" w:rsidR="00E31739" w:rsidRPr="00D54192" w:rsidRDefault="00E31739" w:rsidP="79160FA8">
            <w:pPr>
              <w:pStyle w:val="ListParagraph"/>
              <w:spacing w:after="0" w:line="240" w:lineRule="auto"/>
              <w:rPr>
                <w:sz w:val="22"/>
              </w:rPr>
            </w:pPr>
            <w:r w:rsidRPr="001212CF">
              <w:rPr>
                <w:rFonts w:ascii="Arial" w:hAnsi="Arial"/>
                <w:sz w:val="22"/>
              </w:rPr>
              <w:t xml:space="preserve">Through functionality (forms and the like) that would be developed to provide a </w:t>
            </w:r>
            <w:r w:rsidR="4205E646" w:rsidRPr="79160FA8">
              <w:rPr>
                <w:rFonts w:ascii="Arial" w:hAnsi="Arial"/>
                <w:sz w:val="22"/>
              </w:rPr>
              <w:t>simpler interface</w:t>
            </w:r>
            <w:r w:rsidRPr="001212CF">
              <w:rPr>
                <w:rFonts w:ascii="Arial" w:hAnsi="Arial"/>
                <w:sz w:val="22"/>
              </w:rPr>
              <w:t xml:space="preserve"> to perform these activities by a user with user management role.</w:t>
            </w:r>
          </w:p>
        </w:tc>
      </w:tr>
      <w:tr w:rsidR="00E31739" w:rsidRPr="00026D22" w14:paraId="7DAF567C" w14:textId="77777777" w:rsidTr="6CD1E5AD">
        <w:trPr>
          <w:trHeight w:val="546"/>
        </w:trPr>
        <w:tc>
          <w:tcPr>
            <w:tcW w:w="261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A7F9678" w14:textId="7634E9DF" w:rsidR="00E31739" w:rsidRDefault="00E31739" w:rsidP="00E31739">
            <w:pPr>
              <w:spacing w:after="0" w:line="240" w:lineRule="auto"/>
              <w:jc w:val="center"/>
              <w:rPr>
                <w:sz w:val="22"/>
              </w:rPr>
            </w:pPr>
            <w:r>
              <w:rPr>
                <w:sz w:val="22"/>
              </w:rPr>
              <w:t>UA4</w:t>
            </w:r>
          </w:p>
        </w:tc>
        <w:tc>
          <w:tcPr>
            <w:tcW w:w="10620" w:type="dxa"/>
            <w:tcBorders>
              <w:top w:val="single" w:sz="2" w:space="0" w:color="2A283C" w:themeColor="accent4"/>
              <w:left w:val="nil"/>
              <w:bottom w:val="single" w:sz="2" w:space="0" w:color="2A283C" w:themeColor="accent4"/>
              <w:right w:val="nil"/>
            </w:tcBorders>
          </w:tcPr>
          <w:p w14:paraId="3AEF6D77" w14:textId="1DF76169" w:rsidR="00E31739" w:rsidRPr="00162183" w:rsidRDefault="00E31739" w:rsidP="1FB2ABBB">
            <w:pPr>
              <w:spacing w:after="0" w:line="240" w:lineRule="auto"/>
              <w:rPr>
                <w:color w:val="auto"/>
                <w:sz w:val="22"/>
              </w:rPr>
            </w:pPr>
            <w:r w:rsidRPr="1FB2ABBB">
              <w:rPr>
                <w:sz w:val="22"/>
              </w:rPr>
              <w:t xml:space="preserve">Once a candidate user is </w:t>
            </w:r>
            <w:r w:rsidRPr="1FB2ABBB">
              <w:rPr>
                <w:color w:val="auto"/>
                <w:sz w:val="22"/>
              </w:rPr>
              <w:t>authorized</w:t>
            </w:r>
            <w:commentRangeStart w:id="24"/>
            <w:r w:rsidRPr="1FB2ABBB">
              <w:rPr>
                <w:color w:val="auto"/>
                <w:sz w:val="22"/>
              </w:rPr>
              <w:t>,</w:t>
            </w:r>
            <w:commentRangeEnd w:id="24"/>
            <w:r>
              <w:rPr>
                <w:rStyle w:val="CommentReference"/>
              </w:rPr>
              <w:commentReference w:id="24"/>
            </w:r>
            <w:r w:rsidRPr="1FB2ABBB">
              <w:rPr>
                <w:color w:val="auto"/>
                <w:sz w:val="22"/>
              </w:rPr>
              <w:t xml:space="preserve"> the user will be </w:t>
            </w:r>
            <w:r w:rsidR="003419E9">
              <w:rPr>
                <w:color w:val="auto"/>
                <w:sz w:val="22"/>
              </w:rPr>
              <w:t>added to the organizations authorized user list which gives them</w:t>
            </w:r>
            <w:r w:rsidRPr="1FB2ABBB">
              <w:rPr>
                <w:color w:val="auto"/>
                <w:sz w:val="22"/>
              </w:rPr>
              <w:t>:</w:t>
            </w:r>
          </w:p>
          <w:p w14:paraId="559C08E3" w14:textId="263E1D38" w:rsidR="0059487E" w:rsidRPr="00E55E4A" w:rsidRDefault="00E31739" w:rsidP="00CA5D44">
            <w:pPr>
              <w:pStyle w:val="ListParagraph"/>
              <w:numPr>
                <w:ilvl w:val="0"/>
                <w:numId w:val="9"/>
              </w:numPr>
              <w:spacing w:after="0" w:line="240" w:lineRule="auto"/>
              <w:rPr>
                <w:color w:val="auto"/>
                <w:sz w:val="22"/>
              </w:rPr>
            </w:pPr>
            <w:commentRangeStart w:id="25"/>
            <w:commentRangeStart w:id="26"/>
            <w:commentRangeStart w:id="27"/>
            <w:commentRangeStart w:id="28"/>
            <w:r w:rsidRPr="00162183">
              <w:rPr>
                <w:color w:val="auto"/>
                <w:sz w:val="22"/>
              </w:rPr>
              <w:t>Access to login to the portal</w:t>
            </w:r>
            <w:commentRangeEnd w:id="25"/>
            <w:r w:rsidR="00AF289B">
              <w:rPr>
                <w:rStyle w:val="CommentReference"/>
                <w:rFonts w:ascii="Arial" w:hAnsi="Arial"/>
              </w:rPr>
              <w:commentReference w:id="25"/>
            </w:r>
            <w:commentRangeEnd w:id="26"/>
            <w:r w:rsidR="00B65D8B">
              <w:rPr>
                <w:rStyle w:val="CommentReference"/>
                <w:rFonts w:ascii="Arial" w:hAnsi="Arial"/>
              </w:rPr>
              <w:commentReference w:id="26"/>
            </w:r>
            <w:commentRangeEnd w:id="27"/>
            <w:r w:rsidR="00C72AB2">
              <w:rPr>
                <w:rStyle w:val="CommentReference"/>
                <w:rFonts w:ascii="Arial" w:hAnsi="Arial"/>
              </w:rPr>
              <w:commentReference w:id="27"/>
            </w:r>
            <w:commentRangeEnd w:id="28"/>
            <w:r w:rsidR="008C4BF5">
              <w:rPr>
                <w:rStyle w:val="CommentReference"/>
                <w:rFonts w:ascii="Arial" w:hAnsi="Arial"/>
              </w:rPr>
              <w:commentReference w:id="28"/>
            </w:r>
          </w:p>
          <w:p w14:paraId="0DF32CE9" w14:textId="25E822CC" w:rsidR="00E31739" w:rsidRPr="00162183" w:rsidRDefault="00A6173D" w:rsidP="00E31739">
            <w:pPr>
              <w:pStyle w:val="ListParagraph"/>
              <w:numPr>
                <w:ilvl w:val="0"/>
                <w:numId w:val="9"/>
              </w:numPr>
              <w:spacing w:after="0" w:line="240" w:lineRule="auto"/>
              <w:rPr>
                <w:color w:val="auto"/>
                <w:sz w:val="22"/>
              </w:rPr>
            </w:pPr>
            <w:r>
              <w:rPr>
                <w:color w:val="auto"/>
                <w:sz w:val="22"/>
              </w:rPr>
              <w:t xml:space="preserve">Access to </w:t>
            </w:r>
            <w:r w:rsidR="00FD79ED">
              <w:rPr>
                <w:color w:val="auto"/>
                <w:sz w:val="22"/>
              </w:rPr>
              <w:t>their organizational dashboard containing all</w:t>
            </w:r>
            <w:r w:rsidR="00395573">
              <w:rPr>
                <w:color w:val="auto"/>
                <w:sz w:val="22"/>
              </w:rPr>
              <w:t xml:space="preserve"> </w:t>
            </w:r>
            <w:r w:rsidR="00E31739" w:rsidRPr="00162183">
              <w:rPr>
                <w:color w:val="auto"/>
                <w:sz w:val="22"/>
              </w:rPr>
              <w:t xml:space="preserve">information, features and reports in the portal pertaining to their organization </w:t>
            </w:r>
          </w:p>
          <w:p w14:paraId="7BBC30F6" w14:textId="464764B0" w:rsidR="00E31739" w:rsidRPr="001C17F3" w:rsidRDefault="00E31739" w:rsidP="00E31739">
            <w:pPr>
              <w:spacing w:after="0" w:line="240" w:lineRule="auto"/>
              <w:rPr>
                <w:sz w:val="22"/>
              </w:rPr>
            </w:pPr>
            <w:r>
              <w:rPr>
                <w:sz w:val="22"/>
              </w:rPr>
              <w:t>Refer to “</w:t>
            </w:r>
            <w:r w:rsidR="00F90E30">
              <w:rPr>
                <w:sz w:val="22"/>
              </w:rPr>
              <w:t>Authenticated</w:t>
            </w:r>
            <w:r>
              <w:rPr>
                <w:sz w:val="22"/>
              </w:rPr>
              <w:t xml:space="preserve"> users” role in </w:t>
            </w:r>
            <w:hyperlink w:anchor="_Appendix_C:_Security" w:history="1">
              <w:r w:rsidRPr="00312719">
                <w:rPr>
                  <w:rStyle w:val="Hyperlink"/>
                  <w:sz w:val="22"/>
                </w:rPr>
                <w:t>Appendix C: Security Roles Requirements</w:t>
              </w:r>
            </w:hyperlink>
            <w:r w:rsidRPr="033B61AB">
              <w:rPr>
                <w:sz w:val="22"/>
              </w:rPr>
              <w:t>.</w:t>
            </w:r>
          </w:p>
        </w:tc>
      </w:tr>
      <w:tr w:rsidR="00E31739" w:rsidRPr="00026D22" w14:paraId="19160383" w14:textId="77777777" w:rsidTr="6CD1E5AD">
        <w:trPr>
          <w:trHeight w:val="546"/>
        </w:trPr>
        <w:tc>
          <w:tcPr>
            <w:tcW w:w="261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19650A6" w14:textId="5676D41C" w:rsidR="00E31739" w:rsidRDefault="00E31739" w:rsidP="00E31739">
            <w:pPr>
              <w:spacing w:after="0" w:line="240" w:lineRule="auto"/>
              <w:jc w:val="center"/>
              <w:rPr>
                <w:sz w:val="22"/>
              </w:rPr>
            </w:pPr>
            <w:r>
              <w:rPr>
                <w:sz w:val="22"/>
              </w:rPr>
              <w:t>UA5</w:t>
            </w:r>
          </w:p>
        </w:tc>
        <w:tc>
          <w:tcPr>
            <w:tcW w:w="10620" w:type="dxa"/>
            <w:tcBorders>
              <w:top w:val="single" w:sz="2" w:space="0" w:color="2A283C" w:themeColor="accent4"/>
              <w:left w:val="nil"/>
              <w:bottom w:val="single" w:sz="2" w:space="0" w:color="2A283C" w:themeColor="accent4"/>
              <w:right w:val="nil"/>
            </w:tcBorders>
          </w:tcPr>
          <w:p w14:paraId="1EA0C799" w14:textId="15A6738D" w:rsidR="00E31739" w:rsidRDefault="00E31739" w:rsidP="00E31739">
            <w:pPr>
              <w:spacing w:after="0" w:line="240" w:lineRule="auto"/>
              <w:rPr>
                <w:sz w:val="22"/>
              </w:rPr>
            </w:pPr>
            <w:r w:rsidRPr="4758F2E6">
              <w:rPr>
                <w:sz w:val="22"/>
              </w:rPr>
              <w:t>The application</w:t>
            </w:r>
            <w:r w:rsidR="008C2DE3">
              <w:rPr>
                <w:sz w:val="22"/>
              </w:rPr>
              <w:t xml:space="preserve"> </w:t>
            </w:r>
            <w:r w:rsidR="00B66FF2">
              <w:rPr>
                <w:sz w:val="22"/>
              </w:rPr>
              <w:t>has</w:t>
            </w:r>
            <w:r w:rsidRPr="4758F2E6">
              <w:rPr>
                <w:sz w:val="22"/>
              </w:rPr>
              <w:t xml:space="preserve"> controls in place to ensure that users are NOT linked to the wrong organization.</w:t>
            </w:r>
          </w:p>
        </w:tc>
      </w:tr>
      <w:tr w:rsidR="00E31739" w:rsidRPr="00026D22" w14:paraId="11D958A1" w14:textId="77777777" w:rsidTr="6CD1E5AD">
        <w:trPr>
          <w:trHeight w:val="546"/>
        </w:trPr>
        <w:tc>
          <w:tcPr>
            <w:tcW w:w="261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074306A0" w14:textId="27B414CF" w:rsidR="00E31739" w:rsidRDefault="00E31739" w:rsidP="00E31739">
            <w:pPr>
              <w:spacing w:after="0" w:line="240" w:lineRule="auto"/>
              <w:jc w:val="center"/>
              <w:rPr>
                <w:sz w:val="22"/>
              </w:rPr>
            </w:pPr>
            <w:r>
              <w:rPr>
                <w:sz w:val="22"/>
              </w:rPr>
              <w:t>UA6</w:t>
            </w:r>
          </w:p>
        </w:tc>
        <w:tc>
          <w:tcPr>
            <w:tcW w:w="10620" w:type="dxa"/>
            <w:tcBorders>
              <w:top w:val="single" w:sz="2" w:space="0" w:color="2A283C" w:themeColor="accent4"/>
              <w:left w:val="nil"/>
              <w:bottom w:val="single" w:sz="2" w:space="0" w:color="2A283C" w:themeColor="accent4"/>
              <w:right w:val="nil"/>
            </w:tcBorders>
          </w:tcPr>
          <w:p w14:paraId="0F9CE36C" w14:textId="428F0C7C" w:rsidR="00E31739" w:rsidRPr="00162183" w:rsidRDefault="00E31739" w:rsidP="00E31739">
            <w:pPr>
              <w:spacing w:after="0" w:line="240" w:lineRule="auto"/>
              <w:rPr>
                <w:color w:val="auto"/>
                <w:sz w:val="22"/>
              </w:rPr>
            </w:pPr>
            <w:r w:rsidRPr="4758F2E6">
              <w:rPr>
                <w:color w:val="auto"/>
                <w:sz w:val="22"/>
              </w:rPr>
              <w:t>The application will need to store a list of organizations and include the following fields:</w:t>
            </w:r>
          </w:p>
          <w:p w14:paraId="10CD5884" w14:textId="67A6694F" w:rsidR="00E31739" w:rsidRPr="00162183" w:rsidRDefault="00E31739" w:rsidP="00E31739">
            <w:pPr>
              <w:pStyle w:val="ListParagraph"/>
              <w:numPr>
                <w:ilvl w:val="0"/>
                <w:numId w:val="11"/>
              </w:numPr>
              <w:spacing w:after="0" w:line="240" w:lineRule="auto"/>
              <w:rPr>
                <w:color w:val="auto"/>
                <w:sz w:val="22"/>
              </w:rPr>
            </w:pPr>
            <w:r w:rsidRPr="00162183">
              <w:rPr>
                <w:color w:val="auto"/>
                <w:sz w:val="22"/>
              </w:rPr>
              <w:t>Organization acronym</w:t>
            </w:r>
          </w:p>
          <w:p w14:paraId="30C96EDC" w14:textId="7C451A47" w:rsidR="00E31739" w:rsidRPr="00162183" w:rsidRDefault="00E31739" w:rsidP="00E31739">
            <w:pPr>
              <w:pStyle w:val="ListParagraph"/>
              <w:numPr>
                <w:ilvl w:val="0"/>
                <w:numId w:val="11"/>
              </w:numPr>
              <w:spacing w:after="0" w:line="240" w:lineRule="auto"/>
              <w:rPr>
                <w:color w:val="auto"/>
                <w:sz w:val="22"/>
              </w:rPr>
            </w:pPr>
            <w:r w:rsidRPr="00162183">
              <w:rPr>
                <w:color w:val="auto"/>
                <w:sz w:val="22"/>
              </w:rPr>
              <w:t>Organization type with the following values:</w:t>
            </w:r>
          </w:p>
          <w:p w14:paraId="3AAEBC86" w14:textId="77777777" w:rsidR="00E31739" w:rsidRPr="00162183" w:rsidRDefault="00E31739" w:rsidP="00E31739">
            <w:pPr>
              <w:pStyle w:val="ListParagraph"/>
              <w:numPr>
                <w:ilvl w:val="1"/>
                <w:numId w:val="11"/>
              </w:numPr>
              <w:spacing w:after="0" w:line="240" w:lineRule="auto"/>
              <w:rPr>
                <w:color w:val="auto"/>
                <w:sz w:val="22"/>
              </w:rPr>
            </w:pPr>
            <w:r w:rsidRPr="00162183">
              <w:rPr>
                <w:color w:val="auto"/>
                <w:sz w:val="22"/>
              </w:rPr>
              <w:t>Partner</w:t>
            </w:r>
          </w:p>
          <w:p w14:paraId="5C8328E9" w14:textId="77777777" w:rsidR="00E31739" w:rsidRPr="00162183" w:rsidRDefault="00E31739" w:rsidP="00E31739">
            <w:pPr>
              <w:pStyle w:val="ListParagraph"/>
              <w:numPr>
                <w:ilvl w:val="1"/>
                <w:numId w:val="11"/>
              </w:numPr>
              <w:spacing w:after="0" w:line="240" w:lineRule="auto"/>
              <w:rPr>
                <w:color w:val="auto"/>
                <w:sz w:val="22"/>
              </w:rPr>
            </w:pPr>
            <w:r w:rsidRPr="00162183">
              <w:rPr>
                <w:color w:val="auto"/>
                <w:sz w:val="22"/>
              </w:rPr>
              <w:t>Client</w:t>
            </w:r>
          </w:p>
          <w:p w14:paraId="2EC55062" w14:textId="773293EA" w:rsidR="00E31739" w:rsidRPr="00162183" w:rsidRDefault="00E31739" w:rsidP="00E31739">
            <w:pPr>
              <w:pStyle w:val="ListParagraph"/>
              <w:numPr>
                <w:ilvl w:val="0"/>
                <w:numId w:val="11"/>
              </w:numPr>
              <w:spacing w:after="0" w:line="240" w:lineRule="auto"/>
              <w:rPr>
                <w:color w:val="auto"/>
                <w:sz w:val="22"/>
              </w:rPr>
            </w:pPr>
            <w:r w:rsidRPr="00162183">
              <w:rPr>
                <w:color w:val="auto"/>
                <w:sz w:val="22"/>
              </w:rPr>
              <w:t>Organization name</w:t>
            </w:r>
          </w:p>
          <w:p w14:paraId="6235B7FE" w14:textId="750FCF28" w:rsidR="00E31739" w:rsidRPr="00162183" w:rsidRDefault="00E31739" w:rsidP="00E31739">
            <w:pPr>
              <w:pStyle w:val="ListParagraph"/>
              <w:numPr>
                <w:ilvl w:val="0"/>
                <w:numId w:val="11"/>
              </w:numPr>
              <w:spacing w:after="0" w:line="240" w:lineRule="auto"/>
              <w:rPr>
                <w:color w:val="auto"/>
                <w:sz w:val="22"/>
              </w:rPr>
            </w:pPr>
            <w:r w:rsidRPr="00162183">
              <w:rPr>
                <w:color w:val="auto"/>
                <w:sz w:val="22"/>
              </w:rPr>
              <w:t xml:space="preserve">Whether the organization has been </w:t>
            </w:r>
            <w:r w:rsidRPr="00162183">
              <w:rPr>
                <w:b/>
                <w:color w:val="auto"/>
                <w:sz w:val="22"/>
              </w:rPr>
              <w:t>onboarded</w:t>
            </w:r>
            <w:r w:rsidRPr="00162183">
              <w:rPr>
                <w:color w:val="auto"/>
                <w:sz w:val="22"/>
              </w:rPr>
              <w:t xml:space="preserve"> to the portal or not</w:t>
            </w:r>
          </w:p>
          <w:p w14:paraId="7953D5D8" w14:textId="7B77F881" w:rsidR="00E31739" w:rsidRPr="00162183" w:rsidRDefault="00E31739" w:rsidP="00E31739">
            <w:pPr>
              <w:pStyle w:val="ListParagraph"/>
              <w:numPr>
                <w:ilvl w:val="0"/>
                <w:numId w:val="11"/>
              </w:numPr>
              <w:spacing w:after="0" w:line="240" w:lineRule="auto"/>
              <w:rPr>
                <w:color w:val="auto"/>
                <w:sz w:val="22"/>
              </w:rPr>
            </w:pPr>
            <w:r w:rsidRPr="00162183">
              <w:rPr>
                <w:color w:val="auto"/>
                <w:sz w:val="22"/>
              </w:rPr>
              <w:t>Other fields that the overall solution may require/use</w:t>
            </w:r>
          </w:p>
          <w:p w14:paraId="33996772" w14:textId="77777777" w:rsidR="00E31739" w:rsidRDefault="00E31739" w:rsidP="00E31739">
            <w:pPr>
              <w:spacing w:after="0" w:line="240" w:lineRule="auto"/>
              <w:rPr>
                <w:color w:val="auto"/>
                <w:sz w:val="22"/>
              </w:rPr>
            </w:pPr>
          </w:p>
          <w:p w14:paraId="3161D947" w14:textId="6BE4623B" w:rsidR="00E31739" w:rsidRPr="00162183" w:rsidRDefault="00E31739" w:rsidP="00E31739">
            <w:pPr>
              <w:spacing w:after="0" w:line="240" w:lineRule="auto"/>
              <w:rPr>
                <w:color w:val="auto"/>
                <w:sz w:val="22"/>
              </w:rPr>
            </w:pPr>
            <w:r w:rsidRPr="00162183">
              <w:rPr>
                <w:color w:val="auto"/>
                <w:sz w:val="22"/>
              </w:rPr>
              <w:t>The broad readiness criteria for an onboarded organization involves confirming that the application has the information and the accuracy to properly serve that organization. The exact criteria will need to be established during the application design and development.</w:t>
            </w:r>
          </w:p>
        </w:tc>
      </w:tr>
      <w:tr w:rsidR="00E31739" w:rsidRPr="00026D22" w14:paraId="01E0F835" w14:textId="77777777" w:rsidTr="6CD1E5AD">
        <w:trPr>
          <w:trHeight w:val="495"/>
        </w:trPr>
        <w:tc>
          <w:tcPr>
            <w:tcW w:w="261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05F3B493" w14:textId="0DB4CB1C" w:rsidR="00E31739" w:rsidRDefault="00E31739" w:rsidP="00E31739">
            <w:pPr>
              <w:spacing w:after="0" w:line="240" w:lineRule="auto"/>
              <w:jc w:val="center"/>
              <w:rPr>
                <w:sz w:val="22"/>
              </w:rPr>
            </w:pPr>
            <w:r>
              <w:rPr>
                <w:sz w:val="22"/>
              </w:rPr>
              <w:t>UA7</w:t>
            </w:r>
          </w:p>
        </w:tc>
        <w:tc>
          <w:tcPr>
            <w:tcW w:w="10620" w:type="dxa"/>
            <w:tcBorders>
              <w:top w:val="single" w:sz="2" w:space="0" w:color="2A283C" w:themeColor="accent4"/>
              <w:left w:val="nil"/>
              <w:bottom w:val="single" w:sz="2" w:space="0" w:color="2A283C" w:themeColor="accent4"/>
              <w:right w:val="nil"/>
            </w:tcBorders>
          </w:tcPr>
          <w:p w14:paraId="716319C8" w14:textId="4BE4E70D" w:rsidR="00E31739" w:rsidRDefault="3A8578A9" w:rsidP="6CD1E5AD">
            <w:pPr>
              <w:spacing w:after="0" w:line="240" w:lineRule="auto"/>
              <w:jc w:val="both"/>
              <w:rPr>
                <w:sz w:val="22"/>
              </w:rPr>
            </w:pPr>
            <w:ins w:id="29" w:author="Redquest, Michael (SSC/SPC)" w:date="2024-09-11T12:38:00Z">
              <w:r w:rsidRPr="6CD1E5AD">
                <w:rPr>
                  <w:rStyle w:val="Hyperlink"/>
                  <w:sz w:val="22"/>
                </w:rPr>
                <w:t xml:space="preserve">Organization Administrators </w:t>
              </w:r>
            </w:ins>
            <w:del w:id="30" w:author="Redquest, Michael (SSC/SPC)" w:date="2024-09-11T12:38:00Z">
              <w:r w:rsidR="002B54A7">
                <w:fldChar w:fldCharType="begin"/>
              </w:r>
              <w:r w:rsidR="002B54A7">
                <w:delInstrText xml:space="preserve">HYPERLINK "l "_Appendix_C:_Security" </w:delInstrText>
              </w:r>
              <w:r w:rsidR="002B54A7">
                <w:fldChar w:fldCharType="separate"/>
              </w:r>
            </w:del>
            <w:r w:rsidR="002B54A7">
              <w:fldChar w:fldCharType="begin"/>
            </w:r>
            <w:r w:rsidR="002B54A7">
              <w:instrText>HYPERLINK \l "_Appendix_C:_Security"</w:instrText>
            </w:r>
            <w:r w:rsidR="002B54A7">
              <w:fldChar w:fldCharType="separate"/>
            </w:r>
            <w:del w:id="31" w:author="Redquest, Michael (SSC/SPC)" w:date="2024-09-11T12:38:00Z">
              <w:r w:rsidR="002B54A7" w:rsidRPr="6CD1E5AD" w:rsidDel="7B167BE5">
                <w:rPr>
                  <w:rStyle w:val="Hyperlink"/>
                  <w:sz w:val="22"/>
                </w:rPr>
                <w:delText>Organization Managers</w:delText>
              </w:r>
            </w:del>
            <w:r w:rsidR="002B54A7">
              <w:fldChar w:fldCharType="end"/>
            </w:r>
            <w:del w:id="32" w:author="Redquest, Michael (SSC/SPC)" w:date="2024-09-11T12:38:00Z">
              <w:r w:rsidR="002B54A7">
                <w:fldChar w:fldCharType="end"/>
              </w:r>
            </w:del>
            <w:r w:rsidR="7B167BE5" w:rsidRPr="6CD1E5AD">
              <w:rPr>
                <w:sz w:val="22"/>
              </w:rPr>
              <w:t xml:space="preserve"> will be able to consult the list of organizations and </w:t>
            </w:r>
            <w:del w:id="33" w:author="Redquest, Michael (SSC/SPC)" w:date="2024-09-11T12:38:00Z">
              <w:r w:rsidR="002B54A7" w:rsidRPr="6CD1E5AD" w:rsidDel="7B167BE5">
                <w:rPr>
                  <w:sz w:val="22"/>
                </w:rPr>
                <w:delText xml:space="preserve">mark </w:delText>
              </w:r>
            </w:del>
            <w:ins w:id="34" w:author="Redquest, Michael (SSC/SPC)" w:date="2024-09-11T12:38:00Z">
              <w:r w:rsidR="132995C9" w:rsidRPr="6CD1E5AD">
                <w:rPr>
                  <w:sz w:val="22"/>
                </w:rPr>
                <w:t xml:space="preserve">set </w:t>
              </w:r>
            </w:ins>
            <w:r w:rsidR="7B167BE5" w:rsidRPr="6CD1E5AD">
              <w:rPr>
                <w:sz w:val="22"/>
              </w:rPr>
              <w:t xml:space="preserve">an organization as onboarded. </w:t>
            </w:r>
            <w:del w:id="35" w:author="Redquest, Michael (SSC/SPC)" w:date="2024-09-11T12:39:00Z">
              <w:r w:rsidR="002B54A7" w:rsidRPr="6CD1E5AD" w:rsidDel="7B167BE5">
                <w:rPr>
                  <w:sz w:val="22"/>
                </w:rPr>
                <w:delText xml:space="preserve">An Organization </w:delText>
              </w:r>
            </w:del>
            <w:del w:id="36" w:author="Redquest, Michael (SSC/SPC)" w:date="2024-09-11T12:38:00Z">
              <w:r w:rsidR="002B54A7" w:rsidRPr="6CD1E5AD" w:rsidDel="7B167BE5">
                <w:rPr>
                  <w:sz w:val="22"/>
                </w:rPr>
                <w:delText xml:space="preserve">Manager </w:delText>
              </w:r>
            </w:del>
            <w:del w:id="37" w:author="Redquest, Michael (SSC/SPC)" w:date="2024-09-11T12:39:00Z">
              <w:r w:rsidR="002B54A7" w:rsidRPr="6CD1E5AD" w:rsidDel="7B167BE5">
                <w:rPr>
                  <w:sz w:val="22"/>
                </w:rPr>
                <w:delText>may not edit any other fields found within UA6.</w:delText>
              </w:r>
            </w:del>
            <w:ins w:id="38" w:author="Anthony, Brandon (SSC/SPC)" w:date="2024-06-11T13:41:00Z">
              <w:del w:id="39" w:author="Redquest, Michael (SSC/SPC)" w:date="2024-09-11T12:39:00Z">
                <w:r w:rsidR="002B54A7" w:rsidRPr="6CD1E5AD" w:rsidDel="5C8DD5BC">
                  <w:rPr>
                    <w:sz w:val="22"/>
                  </w:rPr>
                  <w:delText xml:space="preserve"> </w:delText>
                </w:r>
              </w:del>
            </w:ins>
          </w:p>
        </w:tc>
      </w:tr>
      <w:tr w:rsidR="00E31739" w:rsidRPr="00026D22" w14:paraId="053F6999" w14:textId="77777777" w:rsidTr="6CD1E5AD">
        <w:trPr>
          <w:trHeight w:val="546"/>
        </w:trPr>
        <w:tc>
          <w:tcPr>
            <w:tcW w:w="261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6CF3E78F" w14:textId="57ABE11A" w:rsidR="00E31739" w:rsidRDefault="00E31739" w:rsidP="00E31739">
            <w:pPr>
              <w:spacing w:after="0" w:line="240" w:lineRule="auto"/>
              <w:jc w:val="center"/>
              <w:rPr>
                <w:sz w:val="22"/>
              </w:rPr>
            </w:pPr>
            <w:r>
              <w:rPr>
                <w:sz w:val="22"/>
              </w:rPr>
              <w:t>UA8</w:t>
            </w:r>
          </w:p>
        </w:tc>
        <w:tc>
          <w:tcPr>
            <w:tcW w:w="10620" w:type="dxa"/>
            <w:tcBorders>
              <w:top w:val="single" w:sz="2" w:space="0" w:color="2A283C" w:themeColor="accent4"/>
              <w:left w:val="nil"/>
              <w:bottom w:val="single" w:sz="2" w:space="0" w:color="2A283C" w:themeColor="accent4"/>
              <w:right w:val="nil"/>
            </w:tcBorders>
          </w:tcPr>
          <w:p w14:paraId="3D511C9B" w14:textId="2DBD1D19" w:rsidR="00E31739" w:rsidRDefault="7B167BE5" w:rsidP="6CD1E5AD">
            <w:pPr>
              <w:spacing w:after="0" w:line="240" w:lineRule="auto"/>
              <w:rPr>
                <w:color w:val="auto"/>
                <w:sz w:val="22"/>
              </w:rPr>
            </w:pPr>
            <w:r w:rsidRPr="6CD1E5AD">
              <w:rPr>
                <w:sz w:val="22"/>
              </w:rPr>
              <w:t xml:space="preserve">Initial load and changes to the </w:t>
            </w:r>
            <w:r w:rsidRPr="6CD1E5AD">
              <w:rPr>
                <w:color w:val="auto"/>
                <w:sz w:val="22"/>
              </w:rPr>
              <w:t>organization information in UE6 will be done manually by individuals with organization</w:t>
            </w:r>
            <w:del w:id="40" w:author="Redquest, Michael (SSC/SPC)" w:date="2024-09-11T12:39:00Z">
              <w:r w:rsidR="00E31739" w:rsidRPr="6CD1E5AD" w:rsidDel="7B167BE5">
                <w:rPr>
                  <w:color w:val="auto"/>
                  <w:sz w:val="22"/>
                </w:rPr>
                <w:delText>al</w:delText>
              </w:r>
            </w:del>
            <w:r w:rsidRPr="6CD1E5AD">
              <w:rPr>
                <w:color w:val="auto"/>
                <w:sz w:val="22"/>
              </w:rPr>
              <w:t xml:space="preserve"> </w:t>
            </w:r>
            <w:del w:id="41" w:author="Redquest, Michael (SSC/SPC)" w:date="2024-09-11T12:39:00Z">
              <w:r w:rsidR="00E31739" w:rsidRPr="6CD1E5AD" w:rsidDel="7B167BE5">
                <w:rPr>
                  <w:color w:val="auto"/>
                  <w:sz w:val="22"/>
                </w:rPr>
                <w:delText xml:space="preserve">management </w:delText>
              </w:r>
            </w:del>
            <w:ins w:id="42" w:author="Redquest, Michael (SSC/SPC)" w:date="2024-09-11T12:39:00Z">
              <w:r w:rsidR="570946D9" w:rsidRPr="6CD1E5AD">
                <w:rPr>
                  <w:color w:val="auto"/>
                  <w:sz w:val="22"/>
                </w:rPr>
                <w:t xml:space="preserve">administrator </w:t>
              </w:r>
            </w:ins>
            <w:r w:rsidRPr="6CD1E5AD">
              <w:rPr>
                <w:color w:val="auto"/>
                <w:sz w:val="22"/>
              </w:rPr>
              <w:t>role.</w:t>
            </w:r>
          </w:p>
          <w:p w14:paraId="046BBB99" w14:textId="77777777" w:rsidR="00E31739" w:rsidRPr="00162183" w:rsidRDefault="00E31739" w:rsidP="00E31739">
            <w:pPr>
              <w:spacing w:after="0" w:line="240" w:lineRule="auto"/>
              <w:rPr>
                <w:color w:val="auto"/>
                <w:sz w:val="22"/>
              </w:rPr>
            </w:pPr>
          </w:p>
          <w:p w14:paraId="6407406C" w14:textId="0E82F131" w:rsidR="00E31739" w:rsidRDefault="7B167BE5" w:rsidP="6CD1E5AD">
            <w:pPr>
              <w:spacing w:after="0" w:line="240" w:lineRule="auto"/>
              <w:rPr>
                <w:sz w:val="22"/>
              </w:rPr>
            </w:pPr>
            <w:r w:rsidRPr="6CD1E5AD">
              <w:rPr>
                <w:color w:val="auto"/>
                <w:sz w:val="22"/>
              </w:rPr>
              <w:t>Refer to “organization</w:t>
            </w:r>
            <w:del w:id="43" w:author="Redquest, Michael (SSC/SPC)" w:date="2024-09-11T12:40:00Z">
              <w:r w:rsidR="00E31739" w:rsidRPr="6CD1E5AD" w:rsidDel="7B167BE5">
                <w:rPr>
                  <w:color w:val="auto"/>
                  <w:sz w:val="22"/>
                </w:rPr>
                <w:delText>al</w:delText>
              </w:r>
            </w:del>
            <w:r w:rsidRPr="6CD1E5AD">
              <w:rPr>
                <w:color w:val="auto"/>
                <w:sz w:val="22"/>
              </w:rPr>
              <w:t xml:space="preserve"> </w:t>
            </w:r>
            <w:del w:id="44" w:author="Redquest, Michael (SSC/SPC)" w:date="2024-09-11T12:40:00Z">
              <w:r w:rsidR="00E31739" w:rsidRPr="6CD1E5AD" w:rsidDel="7B167BE5">
                <w:rPr>
                  <w:color w:val="auto"/>
                  <w:sz w:val="22"/>
                </w:rPr>
                <w:delText>management</w:delText>
              </w:r>
            </w:del>
            <w:r w:rsidRPr="6CD1E5AD">
              <w:rPr>
                <w:color w:val="auto"/>
                <w:sz w:val="22"/>
              </w:rPr>
              <w:t xml:space="preserve"> </w:t>
            </w:r>
            <w:ins w:id="45" w:author="Redquest, Michael (SSC/SPC)" w:date="2024-09-11T12:40:00Z">
              <w:r w:rsidR="469674C6" w:rsidRPr="6CD1E5AD">
                <w:rPr>
                  <w:color w:val="auto"/>
                  <w:sz w:val="22"/>
                </w:rPr>
                <w:t xml:space="preserve">administrator </w:t>
              </w:r>
            </w:ins>
            <w:r w:rsidRPr="6CD1E5AD">
              <w:rPr>
                <w:color w:val="auto"/>
                <w:sz w:val="22"/>
              </w:rPr>
              <w:t xml:space="preserve">role” in </w:t>
            </w:r>
            <w:hyperlink w:anchor="_Appendix_C:_Security" w:history="1">
              <w:r w:rsidRPr="6CD1E5AD">
                <w:rPr>
                  <w:rStyle w:val="Hyperlink"/>
                  <w:sz w:val="22"/>
                </w:rPr>
                <w:t>Appendix C: Security Roles Requirements</w:t>
              </w:r>
            </w:hyperlink>
            <w:r w:rsidRPr="6CD1E5AD">
              <w:rPr>
                <w:sz w:val="22"/>
              </w:rPr>
              <w:t xml:space="preserve">. </w:t>
            </w:r>
          </w:p>
        </w:tc>
      </w:tr>
      <w:tr w:rsidR="00E31739" w:rsidRPr="00026D22" w14:paraId="7D72CC86" w14:textId="77777777" w:rsidTr="6CD1E5AD">
        <w:trPr>
          <w:trHeight w:val="546"/>
        </w:trPr>
        <w:tc>
          <w:tcPr>
            <w:tcW w:w="261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6DFF77F0" w14:textId="77E7971B" w:rsidR="00E31739" w:rsidRDefault="00E31739" w:rsidP="00E31739">
            <w:pPr>
              <w:spacing w:after="0" w:line="240" w:lineRule="auto"/>
              <w:jc w:val="center"/>
              <w:rPr>
                <w:sz w:val="22"/>
              </w:rPr>
            </w:pPr>
            <w:r>
              <w:rPr>
                <w:sz w:val="22"/>
              </w:rPr>
              <w:t>UA9</w:t>
            </w:r>
          </w:p>
        </w:tc>
        <w:tc>
          <w:tcPr>
            <w:tcW w:w="10620" w:type="dxa"/>
            <w:tcBorders>
              <w:top w:val="single" w:sz="2" w:space="0" w:color="2A283C" w:themeColor="accent4"/>
              <w:left w:val="nil"/>
              <w:bottom w:val="single" w:sz="8" w:space="0" w:color="2A283C" w:themeColor="accent4"/>
              <w:right w:val="nil"/>
            </w:tcBorders>
          </w:tcPr>
          <w:p w14:paraId="7CA9140A" w14:textId="1F433D45" w:rsidR="00E31739" w:rsidRPr="00AB503C" w:rsidRDefault="00E31739" w:rsidP="00E31739">
            <w:pPr>
              <w:spacing w:after="0" w:line="240" w:lineRule="auto"/>
              <w:rPr>
                <w:sz w:val="22"/>
              </w:rPr>
            </w:pPr>
            <w:r w:rsidRPr="4758F2E6">
              <w:rPr>
                <w:sz w:val="22"/>
              </w:rPr>
              <w:t>When an organization is onboarded (refer to UA6), it indicates that the authorized users against that organization may be able to access the portal.</w:t>
            </w:r>
          </w:p>
        </w:tc>
      </w:tr>
    </w:tbl>
    <w:p w14:paraId="4E289154" w14:textId="77777777" w:rsidR="00324FEF" w:rsidRPr="00324FEF" w:rsidRDefault="00324FEF" w:rsidP="00766F7F">
      <w:pPr>
        <w:spacing w:after="0" w:line="240" w:lineRule="auto"/>
      </w:pPr>
    </w:p>
    <w:p w14:paraId="67C335FB" w14:textId="77777777" w:rsidR="00766F7F" w:rsidRDefault="00766F7F" w:rsidP="00E55E4A"/>
    <w:p w14:paraId="6FC2D8BD" w14:textId="3C2A1770" w:rsidR="0073101A" w:rsidRDefault="004A5AAC" w:rsidP="00766F7F">
      <w:pPr>
        <w:pStyle w:val="Heading2"/>
        <w:spacing w:before="0" w:after="0" w:line="240" w:lineRule="auto"/>
      </w:pPr>
      <w:bookmarkStart w:id="46" w:name="_Toc172805993"/>
      <w:r w:rsidRPr="004A5AAC">
        <w:t xml:space="preserve">Authentication &amp; </w:t>
      </w:r>
      <w:r>
        <w:t>Authorization</w:t>
      </w:r>
      <w:r w:rsidR="00C8581B">
        <w:t xml:space="preserve"> (AA)</w:t>
      </w:r>
      <w:bookmarkEnd w:id="46"/>
    </w:p>
    <w:p w14:paraId="7E21CB8C" w14:textId="77777777" w:rsidR="00766F7F" w:rsidRDefault="00766F7F" w:rsidP="00766F7F">
      <w:pPr>
        <w:spacing w:after="0" w:line="240" w:lineRule="auto"/>
      </w:pPr>
    </w:p>
    <w:p w14:paraId="1723FCAC" w14:textId="50FFBDD1" w:rsidR="00D03C54" w:rsidRDefault="00D03C54" w:rsidP="00766F7F">
      <w:pPr>
        <w:spacing w:after="0" w:line="240" w:lineRule="auto"/>
      </w:pPr>
      <w:r>
        <w:t xml:space="preserve">Refer to </w:t>
      </w:r>
      <w:hyperlink w:anchor="_Appendix_A:_User" w:history="1">
        <w:r w:rsidR="00657D4A" w:rsidRPr="00657D4A">
          <w:rPr>
            <w:rStyle w:val="Hyperlink"/>
          </w:rPr>
          <w:t>Appendix A: User authentication &amp; Authorization Process</w:t>
        </w:r>
      </w:hyperlink>
      <w:r w:rsidR="00657D4A">
        <w:t xml:space="preserve"> for a process flow articulating the </w:t>
      </w:r>
      <w:r w:rsidR="00DA1F3C">
        <w:t xml:space="preserve">proposed </w:t>
      </w:r>
      <w:r w:rsidR="00657D4A">
        <w:t xml:space="preserve">authentication and authorization </w:t>
      </w:r>
      <w:r w:rsidR="00DA1F3C">
        <w:t>process.</w:t>
      </w:r>
    </w:p>
    <w:p w14:paraId="090F4DDB" w14:textId="77777777" w:rsidR="00766F7F" w:rsidRPr="00D03C54" w:rsidRDefault="00766F7F" w:rsidP="00766F7F">
      <w:pPr>
        <w:spacing w:after="0" w:line="240" w:lineRule="auto"/>
      </w:pPr>
    </w:p>
    <w:tbl>
      <w:tblPr>
        <w:tblW w:w="13230" w:type="dxa"/>
        <w:tblCellMar>
          <w:left w:w="0" w:type="dxa"/>
          <w:right w:w="0" w:type="dxa"/>
        </w:tblCellMar>
        <w:tblLook w:val="0420" w:firstRow="1" w:lastRow="0" w:firstColumn="0" w:lastColumn="0" w:noHBand="0" w:noVBand="1"/>
      </w:tblPr>
      <w:tblGrid>
        <w:gridCol w:w="1152"/>
        <w:gridCol w:w="12078"/>
      </w:tblGrid>
      <w:tr w:rsidR="004A5AAC" w:rsidRPr="00026D22" w14:paraId="008D0D4A" w14:textId="77777777" w:rsidTr="66DA27BF">
        <w:trPr>
          <w:trHeight w:val="546"/>
        </w:trPr>
        <w:tc>
          <w:tcPr>
            <w:tcW w:w="1152" w:type="dxa"/>
            <w:tcBorders>
              <w:top w:val="single" w:sz="8" w:space="0" w:color="2A283C" w:themeColor="accent4"/>
              <w:left w:val="nil"/>
              <w:bottom w:val="single" w:sz="8" w:space="0" w:color="2A283C" w:themeColor="accent4"/>
              <w:right w:val="nil"/>
            </w:tcBorders>
            <w:shd w:val="clear" w:color="auto" w:fill="4530A8" w:themeFill="accent1"/>
            <w:tcMar>
              <w:top w:w="72" w:type="dxa"/>
              <w:left w:w="144" w:type="dxa"/>
              <w:bottom w:w="72" w:type="dxa"/>
              <w:right w:w="144" w:type="dxa"/>
            </w:tcMar>
            <w:hideMark/>
          </w:tcPr>
          <w:p w14:paraId="6CDC8C3E" w14:textId="77777777" w:rsidR="004A5AAC" w:rsidRPr="0041374C" w:rsidRDefault="004A5AAC" w:rsidP="00766F7F">
            <w:pPr>
              <w:spacing w:after="0" w:line="240" w:lineRule="auto"/>
              <w:jc w:val="center"/>
              <w:rPr>
                <w:b/>
                <w:bCs/>
                <w:color w:val="FFFFFF" w:themeColor="background1"/>
                <w:szCs w:val="24"/>
              </w:rPr>
            </w:pPr>
            <w:r w:rsidRPr="0041374C">
              <w:rPr>
                <w:b/>
                <w:bCs/>
                <w:color w:val="FFFFFF" w:themeColor="background1"/>
                <w:szCs w:val="24"/>
              </w:rPr>
              <w:t>BR#</w:t>
            </w:r>
          </w:p>
        </w:tc>
        <w:tc>
          <w:tcPr>
            <w:tcW w:w="12078" w:type="dxa"/>
            <w:tcBorders>
              <w:top w:val="single" w:sz="8" w:space="0" w:color="2A283C" w:themeColor="accent4"/>
              <w:left w:val="nil"/>
              <w:bottom w:val="single" w:sz="8" w:space="0" w:color="2A283C" w:themeColor="accent4"/>
              <w:right w:val="nil"/>
            </w:tcBorders>
            <w:shd w:val="clear" w:color="auto" w:fill="4530A8" w:themeFill="accent1"/>
          </w:tcPr>
          <w:p w14:paraId="63FD1EA2" w14:textId="77777777" w:rsidR="004A5AAC" w:rsidRPr="0041374C" w:rsidRDefault="004A5AAC" w:rsidP="00766F7F">
            <w:pPr>
              <w:spacing w:after="0" w:line="240" w:lineRule="auto"/>
              <w:rPr>
                <w:b/>
                <w:bCs/>
                <w:color w:val="FFFFFF" w:themeColor="background1"/>
                <w:szCs w:val="24"/>
                <w:lang w:val="en-US"/>
              </w:rPr>
            </w:pPr>
            <w:r w:rsidRPr="0041374C">
              <w:rPr>
                <w:b/>
                <w:bCs/>
                <w:color w:val="FFFFFF" w:themeColor="background1"/>
                <w:szCs w:val="24"/>
                <w:lang w:val="en-US"/>
              </w:rPr>
              <w:t>Description</w:t>
            </w:r>
          </w:p>
        </w:tc>
      </w:tr>
      <w:tr w:rsidR="008C2845" w:rsidRPr="00026D22" w14:paraId="0D760821"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6A8D7FD7" w14:textId="48083A65" w:rsidR="008C2845" w:rsidRDefault="008C2845" w:rsidP="00766F7F">
            <w:pPr>
              <w:spacing w:after="0" w:line="240" w:lineRule="auto"/>
              <w:jc w:val="center"/>
              <w:rPr>
                <w:sz w:val="22"/>
              </w:rPr>
            </w:pPr>
            <w:r>
              <w:rPr>
                <w:sz w:val="22"/>
              </w:rPr>
              <w:t>AA1</w:t>
            </w:r>
          </w:p>
        </w:tc>
        <w:tc>
          <w:tcPr>
            <w:tcW w:w="12078" w:type="dxa"/>
            <w:tcBorders>
              <w:top w:val="single" w:sz="2" w:space="0" w:color="2A283C" w:themeColor="accent4"/>
              <w:left w:val="nil"/>
              <w:bottom w:val="single" w:sz="2" w:space="0" w:color="2A283C" w:themeColor="accent4"/>
              <w:right w:val="nil"/>
            </w:tcBorders>
          </w:tcPr>
          <w:p w14:paraId="516E3F0F" w14:textId="080CF23B" w:rsidR="008C2845" w:rsidRPr="00583DD9" w:rsidRDefault="008C2845" w:rsidP="00766F7F">
            <w:pPr>
              <w:spacing w:after="0" w:line="240" w:lineRule="auto"/>
              <w:rPr>
                <w:color w:val="auto"/>
                <w:sz w:val="22"/>
              </w:rPr>
            </w:pPr>
            <w:r w:rsidRPr="00583DD9">
              <w:rPr>
                <w:color w:val="auto"/>
                <w:sz w:val="22"/>
              </w:rPr>
              <w:t>The portal</w:t>
            </w:r>
            <w:commentRangeStart w:id="47"/>
            <w:commentRangeStart w:id="48"/>
            <w:r w:rsidRPr="00583DD9">
              <w:rPr>
                <w:color w:val="auto"/>
                <w:sz w:val="22"/>
              </w:rPr>
              <w:t xml:space="preserve"> support</w:t>
            </w:r>
            <w:r w:rsidR="004E7300">
              <w:rPr>
                <w:color w:val="auto"/>
                <w:sz w:val="22"/>
              </w:rPr>
              <w:t>s</w:t>
            </w:r>
            <w:r w:rsidRPr="00583DD9">
              <w:rPr>
                <w:color w:val="auto"/>
                <w:sz w:val="22"/>
              </w:rPr>
              <w:t xml:space="preserve"> authenticating the user using single sign-on by leveraging </w:t>
            </w:r>
            <w:commentRangeEnd w:id="47"/>
            <w:r w:rsidR="00573CC3">
              <w:rPr>
                <w:rStyle w:val="CommentReference"/>
              </w:rPr>
              <w:commentReference w:id="47"/>
            </w:r>
            <w:commentRangeEnd w:id="48"/>
            <w:r w:rsidR="00703030">
              <w:rPr>
                <w:rStyle w:val="CommentReference"/>
              </w:rPr>
              <w:commentReference w:id="48"/>
            </w:r>
            <w:r w:rsidR="2D62EA30" w:rsidRPr="00583DD9">
              <w:rPr>
                <w:color w:val="auto"/>
                <w:sz w:val="22"/>
              </w:rPr>
              <w:t xml:space="preserve">the </w:t>
            </w:r>
            <w:r w:rsidRPr="00583DD9">
              <w:rPr>
                <w:color w:val="auto"/>
                <w:sz w:val="22"/>
              </w:rPr>
              <w:t>users’ organization Azure AD tenant</w:t>
            </w:r>
            <w:r w:rsidR="00F97999" w:rsidRPr="00583DD9">
              <w:rPr>
                <w:color w:val="auto"/>
                <w:sz w:val="22"/>
              </w:rPr>
              <w:t xml:space="preserve"> (i.e. organization email and password)</w:t>
            </w:r>
            <w:r w:rsidRPr="00583DD9">
              <w:rPr>
                <w:color w:val="auto"/>
                <w:sz w:val="22"/>
              </w:rPr>
              <w:t xml:space="preserve">. Organizations that do not have an Azure AD tenant will not be able to access the </w:t>
            </w:r>
            <w:r w:rsidR="00D75B49">
              <w:rPr>
                <w:color w:val="auto"/>
                <w:sz w:val="22"/>
              </w:rPr>
              <w:t>authenticated or anonymous section of the site.</w:t>
            </w:r>
          </w:p>
        </w:tc>
      </w:tr>
      <w:tr w:rsidR="008C2845" w:rsidRPr="00026D22" w14:paraId="5018A7C3"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69DA7365" w14:textId="0528EFFE" w:rsidR="008C2845" w:rsidRDefault="008C2845" w:rsidP="00766F7F">
            <w:pPr>
              <w:spacing w:after="0" w:line="240" w:lineRule="auto"/>
              <w:jc w:val="center"/>
              <w:rPr>
                <w:sz w:val="22"/>
              </w:rPr>
            </w:pPr>
            <w:r>
              <w:rPr>
                <w:sz w:val="22"/>
              </w:rPr>
              <w:t>AA2</w:t>
            </w:r>
          </w:p>
        </w:tc>
        <w:tc>
          <w:tcPr>
            <w:tcW w:w="12078" w:type="dxa"/>
            <w:tcBorders>
              <w:top w:val="single" w:sz="2" w:space="0" w:color="2A283C" w:themeColor="accent4"/>
              <w:left w:val="nil"/>
              <w:bottom w:val="single" w:sz="2" w:space="0" w:color="2A283C" w:themeColor="accent4"/>
              <w:right w:val="nil"/>
            </w:tcBorders>
          </w:tcPr>
          <w:p w14:paraId="6DFEF311" w14:textId="3706D4F6" w:rsidR="008C2845" w:rsidRPr="00583DD9" w:rsidRDefault="008C2845" w:rsidP="00766F7F">
            <w:pPr>
              <w:spacing w:after="0" w:line="240" w:lineRule="auto"/>
              <w:rPr>
                <w:color w:val="auto"/>
                <w:sz w:val="22"/>
              </w:rPr>
            </w:pPr>
            <w:r w:rsidRPr="00583DD9">
              <w:rPr>
                <w:color w:val="auto"/>
                <w:sz w:val="22"/>
              </w:rPr>
              <w:t>The portal restrict</w:t>
            </w:r>
            <w:r w:rsidR="00A67F8B">
              <w:rPr>
                <w:color w:val="auto"/>
                <w:sz w:val="22"/>
              </w:rPr>
              <w:t>s</w:t>
            </w:r>
            <w:r w:rsidRPr="00583DD9">
              <w:rPr>
                <w:color w:val="auto"/>
                <w:sz w:val="22"/>
              </w:rPr>
              <w:t xml:space="preserve"> access to onboarded organizations only (refer to UE6). If a user from an organization that has not been onboarded tries to login, the portal:</w:t>
            </w:r>
          </w:p>
          <w:p w14:paraId="22BFCA2E" w14:textId="77777777" w:rsidR="008C2845" w:rsidRPr="00583DD9" w:rsidRDefault="008C2845" w:rsidP="00766F7F">
            <w:pPr>
              <w:pStyle w:val="ListParagraph"/>
              <w:numPr>
                <w:ilvl w:val="0"/>
                <w:numId w:val="19"/>
              </w:numPr>
              <w:spacing w:after="0" w:line="240" w:lineRule="auto"/>
              <w:rPr>
                <w:color w:val="auto"/>
                <w:sz w:val="22"/>
              </w:rPr>
            </w:pPr>
            <w:r w:rsidRPr="00583DD9">
              <w:rPr>
                <w:color w:val="auto"/>
                <w:sz w:val="22"/>
              </w:rPr>
              <w:t>Indicate to the user that they are NOT authorized to access the Serving Government Portal yet and to refer to their SSC service delivery manager (SDM) for more details (exact message will be drafted by the communications team).</w:t>
            </w:r>
          </w:p>
          <w:p w14:paraId="7C89DE0E" w14:textId="1EFC8649" w:rsidR="008C2845" w:rsidRPr="00583DD9" w:rsidRDefault="008C2845" w:rsidP="00766F7F">
            <w:pPr>
              <w:pStyle w:val="ListParagraph"/>
              <w:numPr>
                <w:ilvl w:val="0"/>
                <w:numId w:val="19"/>
              </w:numPr>
              <w:spacing w:after="0" w:line="240" w:lineRule="auto"/>
              <w:rPr>
                <w:color w:val="auto"/>
                <w:sz w:val="22"/>
              </w:rPr>
            </w:pPr>
            <w:r w:rsidRPr="4758F2E6">
              <w:rPr>
                <w:color w:val="auto"/>
                <w:sz w:val="22"/>
              </w:rPr>
              <w:t xml:space="preserve">Redirect the user back to the </w:t>
            </w:r>
            <w:r w:rsidR="1C646F20" w:rsidRPr="4758F2E6">
              <w:rPr>
                <w:color w:val="auto"/>
                <w:sz w:val="22"/>
              </w:rPr>
              <w:t xml:space="preserve">home </w:t>
            </w:r>
            <w:r w:rsidRPr="4758F2E6">
              <w:rPr>
                <w:color w:val="auto"/>
                <w:sz w:val="22"/>
              </w:rPr>
              <w:t>page</w:t>
            </w:r>
          </w:p>
        </w:tc>
      </w:tr>
      <w:tr w:rsidR="008C2845" w:rsidRPr="00026D22" w14:paraId="40C4D245"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5CE8B43D" w14:textId="04AA4650" w:rsidR="008C2845" w:rsidRDefault="00B25B5E" w:rsidP="00766F7F">
            <w:pPr>
              <w:spacing w:after="0" w:line="240" w:lineRule="auto"/>
              <w:jc w:val="center"/>
              <w:rPr>
                <w:sz w:val="22"/>
              </w:rPr>
            </w:pPr>
            <w:r>
              <w:rPr>
                <w:sz w:val="22"/>
              </w:rPr>
              <w:t>AA3</w:t>
            </w:r>
          </w:p>
        </w:tc>
        <w:tc>
          <w:tcPr>
            <w:tcW w:w="12078" w:type="dxa"/>
            <w:tcBorders>
              <w:top w:val="single" w:sz="2" w:space="0" w:color="2A283C" w:themeColor="accent4"/>
              <w:left w:val="nil"/>
              <w:bottom w:val="single" w:sz="2" w:space="0" w:color="2A283C" w:themeColor="accent4"/>
              <w:right w:val="nil"/>
            </w:tcBorders>
          </w:tcPr>
          <w:p w14:paraId="4AC1D693" w14:textId="7702D1BD" w:rsidR="000A7453" w:rsidRPr="00583DD9" w:rsidRDefault="000A7453" w:rsidP="00766F7F">
            <w:pPr>
              <w:spacing w:after="0" w:line="240" w:lineRule="auto"/>
              <w:rPr>
                <w:color w:val="auto"/>
                <w:sz w:val="22"/>
              </w:rPr>
            </w:pPr>
            <w:r w:rsidRPr="00583DD9">
              <w:rPr>
                <w:color w:val="auto"/>
                <w:sz w:val="22"/>
              </w:rPr>
              <w:t xml:space="preserve">The portal should restrict access to </w:t>
            </w:r>
            <w:r w:rsidR="00164BA3" w:rsidRPr="00583DD9">
              <w:rPr>
                <w:color w:val="auto"/>
                <w:sz w:val="22"/>
              </w:rPr>
              <w:t>authorized users</w:t>
            </w:r>
            <w:r w:rsidRPr="00583DD9">
              <w:rPr>
                <w:color w:val="auto"/>
                <w:sz w:val="22"/>
              </w:rPr>
              <w:t xml:space="preserve"> </w:t>
            </w:r>
            <w:r w:rsidR="00164BA3" w:rsidRPr="00583DD9">
              <w:rPr>
                <w:color w:val="auto"/>
                <w:sz w:val="22"/>
              </w:rPr>
              <w:t>only</w:t>
            </w:r>
            <w:r w:rsidRPr="00583DD9">
              <w:rPr>
                <w:color w:val="auto"/>
                <w:sz w:val="22"/>
              </w:rPr>
              <w:t xml:space="preserve">. If a user </w:t>
            </w:r>
            <w:r w:rsidR="00B25B5E" w:rsidRPr="00583DD9">
              <w:rPr>
                <w:color w:val="auto"/>
                <w:sz w:val="22"/>
              </w:rPr>
              <w:t>that has not bee</w:t>
            </w:r>
            <w:r w:rsidR="0D9F085D" w:rsidRPr="00583DD9">
              <w:rPr>
                <w:color w:val="auto"/>
                <w:sz w:val="22"/>
              </w:rPr>
              <w:t>n</w:t>
            </w:r>
            <w:r w:rsidR="00B25B5E" w:rsidRPr="00583DD9">
              <w:rPr>
                <w:color w:val="auto"/>
                <w:sz w:val="22"/>
              </w:rPr>
              <w:t xml:space="preserve"> authorized tries to login, the portal should</w:t>
            </w:r>
            <w:r w:rsidRPr="00583DD9">
              <w:rPr>
                <w:color w:val="auto"/>
                <w:sz w:val="22"/>
              </w:rPr>
              <w:t>:</w:t>
            </w:r>
          </w:p>
          <w:p w14:paraId="6BA2088B" w14:textId="77777777" w:rsidR="00B25B5E" w:rsidRPr="00583DD9" w:rsidRDefault="000A7453" w:rsidP="00766F7F">
            <w:pPr>
              <w:pStyle w:val="ListParagraph"/>
              <w:numPr>
                <w:ilvl w:val="0"/>
                <w:numId w:val="20"/>
              </w:numPr>
              <w:spacing w:after="0" w:line="240" w:lineRule="auto"/>
              <w:rPr>
                <w:color w:val="auto"/>
                <w:sz w:val="22"/>
              </w:rPr>
            </w:pPr>
            <w:r w:rsidRPr="00583DD9">
              <w:rPr>
                <w:color w:val="auto"/>
                <w:sz w:val="22"/>
              </w:rPr>
              <w:t>Indicate to the user that they are NOT authorized to access the Serving Government Portal yet and to refer to their SSC service delivery manager (SDM) for more details (exact message will be drafted by the communications team).</w:t>
            </w:r>
          </w:p>
          <w:p w14:paraId="66575E2D" w14:textId="62F83D49" w:rsidR="008C2845" w:rsidRPr="00583DD9" w:rsidRDefault="000A7453" w:rsidP="00766F7F">
            <w:pPr>
              <w:pStyle w:val="ListParagraph"/>
              <w:numPr>
                <w:ilvl w:val="0"/>
                <w:numId w:val="20"/>
              </w:numPr>
              <w:spacing w:after="0" w:line="240" w:lineRule="auto"/>
              <w:rPr>
                <w:color w:val="auto"/>
                <w:sz w:val="22"/>
              </w:rPr>
            </w:pPr>
            <w:r w:rsidRPr="35960622">
              <w:rPr>
                <w:color w:val="auto"/>
                <w:sz w:val="22"/>
              </w:rPr>
              <w:t xml:space="preserve">Redirect the user back to the </w:t>
            </w:r>
            <w:r w:rsidR="28BA16FB" w:rsidRPr="35960622">
              <w:rPr>
                <w:color w:val="auto"/>
                <w:sz w:val="22"/>
              </w:rPr>
              <w:t>home page</w:t>
            </w:r>
          </w:p>
        </w:tc>
      </w:tr>
      <w:tr w:rsidR="008C2845" w:rsidRPr="00026D22" w14:paraId="440E68E1" w14:textId="77777777" w:rsidTr="66DA27BF">
        <w:trPr>
          <w:trHeight w:val="546"/>
        </w:trPr>
        <w:tc>
          <w:tcPr>
            <w:tcW w:w="1152" w:type="dxa"/>
            <w:tcBorders>
              <w:top w:val="single" w:sz="2" w:space="0" w:color="auto"/>
              <w:left w:val="nil"/>
              <w:bottom w:val="single" w:sz="2" w:space="0" w:color="2A283C" w:themeColor="accent4"/>
              <w:right w:val="nil"/>
            </w:tcBorders>
            <w:shd w:val="clear" w:color="auto" w:fill="auto"/>
            <w:tcMar>
              <w:top w:w="72" w:type="dxa"/>
              <w:left w:w="144" w:type="dxa"/>
              <w:bottom w:w="72" w:type="dxa"/>
              <w:right w:w="144" w:type="dxa"/>
            </w:tcMar>
          </w:tcPr>
          <w:p w14:paraId="59C36673" w14:textId="7987BA00" w:rsidR="008C2845" w:rsidRDefault="008C2845" w:rsidP="00766F7F">
            <w:pPr>
              <w:spacing w:after="0" w:line="240" w:lineRule="auto"/>
              <w:jc w:val="center"/>
              <w:rPr>
                <w:sz w:val="22"/>
              </w:rPr>
            </w:pPr>
            <w:commentRangeStart w:id="49"/>
            <w:commentRangeStart w:id="50"/>
            <w:r>
              <w:rPr>
                <w:sz w:val="22"/>
              </w:rPr>
              <w:t>AA4</w:t>
            </w:r>
          </w:p>
        </w:tc>
        <w:tc>
          <w:tcPr>
            <w:tcW w:w="12078" w:type="dxa"/>
            <w:tcBorders>
              <w:top w:val="single" w:sz="2" w:space="0" w:color="auto"/>
              <w:left w:val="nil"/>
              <w:bottom w:val="single" w:sz="2" w:space="0" w:color="2A283C" w:themeColor="accent4"/>
              <w:right w:val="nil"/>
            </w:tcBorders>
          </w:tcPr>
          <w:p w14:paraId="383E2B43" w14:textId="77859A9D" w:rsidR="008C2845" w:rsidRDefault="008C2845" w:rsidP="00766F7F">
            <w:pPr>
              <w:spacing w:after="0" w:line="240" w:lineRule="auto"/>
              <w:rPr>
                <w:sz w:val="22"/>
              </w:rPr>
            </w:pPr>
            <w:r>
              <w:rPr>
                <w:sz w:val="22"/>
              </w:rPr>
              <w:t xml:space="preserve">The portal </w:t>
            </w:r>
            <w:r w:rsidRPr="00583DD9">
              <w:rPr>
                <w:color w:val="auto"/>
                <w:sz w:val="22"/>
              </w:rPr>
              <w:t>should support multi-factor authentication (MFA) using one of the approved GC MFA methods.</w:t>
            </w:r>
            <w:commentRangeEnd w:id="49"/>
            <w:r w:rsidR="0060399A">
              <w:rPr>
                <w:rStyle w:val="CommentReference"/>
              </w:rPr>
              <w:commentReference w:id="49"/>
            </w:r>
            <w:commentRangeEnd w:id="50"/>
            <w:r w:rsidR="00217104">
              <w:rPr>
                <w:rStyle w:val="CommentReference"/>
              </w:rPr>
              <w:commentReference w:id="50"/>
            </w:r>
          </w:p>
        </w:tc>
      </w:tr>
      <w:tr w:rsidR="008C2845" w:rsidRPr="00026D22" w14:paraId="6BA75FBB"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7FFE8CA4" w14:textId="66F78636" w:rsidR="008C2845" w:rsidRDefault="008C2845" w:rsidP="00766F7F">
            <w:pPr>
              <w:spacing w:after="0" w:line="240" w:lineRule="auto"/>
              <w:jc w:val="center"/>
              <w:rPr>
                <w:sz w:val="22"/>
              </w:rPr>
            </w:pPr>
            <w:r>
              <w:rPr>
                <w:sz w:val="22"/>
              </w:rPr>
              <w:t>AA5</w:t>
            </w:r>
          </w:p>
        </w:tc>
        <w:tc>
          <w:tcPr>
            <w:tcW w:w="12078" w:type="dxa"/>
            <w:tcBorders>
              <w:top w:val="single" w:sz="2" w:space="0" w:color="2A283C" w:themeColor="accent4"/>
              <w:left w:val="nil"/>
              <w:bottom w:val="single" w:sz="2" w:space="0" w:color="2A283C" w:themeColor="accent4"/>
              <w:right w:val="nil"/>
            </w:tcBorders>
          </w:tcPr>
          <w:p w14:paraId="63666E6E" w14:textId="7BBB1F4B" w:rsidR="008C2845" w:rsidRPr="00D96696" w:rsidRDefault="5FC29934" w:rsidP="66DA27BF">
            <w:pPr>
              <w:spacing w:after="0" w:line="240" w:lineRule="auto"/>
              <w:rPr>
                <w:sz w:val="22"/>
              </w:rPr>
            </w:pPr>
            <w:r w:rsidRPr="66DA27BF">
              <w:rPr>
                <w:color w:val="auto"/>
                <w:sz w:val="22"/>
              </w:rPr>
              <w:t>When a user logs in to the site,</w:t>
            </w:r>
            <w:del w:id="51" w:author="Redquest, Michael (SSC/SPC)" w:date="2024-08-27T16:16:00Z">
              <w:r w:rsidR="56A382B7" w:rsidRPr="66DA27BF" w:rsidDel="5FC29934">
                <w:rPr>
                  <w:color w:val="auto"/>
                  <w:sz w:val="22"/>
                </w:rPr>
                <w:delText xml:space="preserve"> </w:delText>
              </w:r>
            </w:del>
            <w:r w:rsidR="5D832F36" w:rsidRPr="66DA27BF">
              <w:rPr>
                <w:color w:val="auto"/>
                <w:sz w:val="22"/>
              </w:rPr>
              <w:t xml:space="preserve"> </w:t>
            </w:r>
            <w:ins w:id="52" w:author="Redquest, Michael (SSC/SPC)" w:date="2024-08-27T16:17:00Z">
              <w:r w:rsidR="6D0095E5" w:rsidRPr="66DA27BF">
                <w:rPr>
                  <w:color w:val="auto"/>
                  <w:sz w:val="22"/>
                </w:rPr>
                <w:t xml:space="preserve">they will </w:t>
              </w:r>
            </w:ins>
            <w:ins w:id="53" w:author="Redquest, Michael (SSC/SPC)" w:date="2024-08-27T16:18:00Z">
              <w:r w:rsidR="6D0095E5" w:rsidRPr="66DA27BF">
                <w:rPr>
                  <w:color w:val="auto"/>
                  <w:sz w:val="22"/>
                </w:rPr>
                <w:t xml:space="preserve">be directed to an Edit Information page where </w:t>
              </w:r>
            </w:ins>
            <w:r w:rsidR="5D832F36" w:rsidRPr="66DA27BF">
              <w:rPr>
                <w:color w:val="auto"/>
                <w:sz w:val="22"/>
              </w:rPr>
              <w:t xml:space="preserve">they will be </w:t>
            </w:r>
            <w:del w:id="54" w:author="Redquest, Michael (SSC/SPC)" w:date="2024-08-27T16:18:00Z">
              <w:r w:rsidR="56A382B7" w:rsidRPr="66DA27BF" w:rsidDel="5D832F36">
                <w:rPr>
                  <w:color w:val="auto"/>
                  <w:sz w:val="22"/>
                </w:rPr>
                <w:delText xml:space="preserve">prompted </w:delText>
              </w:r>
            </w:del>
            <w:ins w:id="55" w:author="Redquest, Michael (SSC/SPC)" w:date="2024-08-27T16:18:00Z">
              <w:r w:rsidR="4BB236C7" w:rsidRPr="66DA27BF">
                <w:rPr>
                  <w:color w:val="auto"/>
                  <w:sz w:val="22"/>
                </w:rPr>
                <w:t xml:space="preserve">required </w:t>
              </w:r>
            </w:ins>
            <w:r w:rsidR="5D832F36" w:rsidRPr="66DA27BF">
              <w:rPr>
                <w:color w:val="auto"/>
                <w:sz w:val="22"/>
              </w:rPr>
              <w:t xml:space="preserve">to populate </w:t>
            </w:r>
            <w:r w:rsidR="33D053FF" w:rsidRPr="66DA27BF">
              <w:rPr>
                <w:color w:val="auto"/>
                <w:sz w:val="22"/>
              </w:rPr>
              <w:t xml:space="preserve">any missing </w:t>
            </w:r>
            <w:r w:rsidR="5D832F36" w:rsidRPr="66DA27BF">
              <w:rPr>
                <w:b/>
                <w:bCs/>
                <w:color w:val="auto"/>
                <w:sz w:val="22"/>
              </w:rPr>
              <w:t xml:space="preserve">mandatory </w:t>
            </w:r>
            <w:r w:rsidR="5D832F36" w:rsidRPr="66DA27BF">
              <w:rPr>
                <w:color w:val="auto"/>
                <w:sz w:val="22"/>
              </w:rPr>
              <w:t>fields of their portal profile</w:t>
            </w:r>
            <w:del w:id="56" w:author="Redquest, Michael (SSC/SPC)" w:date="2024-08-27T16:18:00Z">
              <w:r w:rsidR="56A382B7" w:rsidRPr="66DA27BF" w:rsidDel="156AC2AB">
                <w:rPr>
                  <w:color w:val="auto"/>
                  <w:sz w:val="22"/>
                </w:rPr>
                <w:delText>,</w:delText>
              </w:r>
            </w:del>
            <w:r w:rsidR="156AC2AB" w:rsidRPr="66DA27BF">
              <w:rPr>
                <w:color w:val="auto"/>
                <w:sz w:val="22"/>
              </w:rPr>
              <w:t xml:space="preserve"> before being allowed to proceed.</w:t>
            </w:r>
            <w:r w:rsidR="1EE68D9D" w:rsidRPr="66DA27BF">
              <w:rPr>
                <w:color w:val="auto"/>
                <w:sz w:val="22"/>
              </w:rPr>
              <w:t xml:space="preserve"> For a list of mandatory fields, refer to </w:t>
            </w:r>
            <w:hyperlink w:anchor="UP1">
              <w:r w:rsidR="1EE68D9D" w:rsidRPr="66DA27BF">
                <w:rPr>
                  <w:rStyle w:val="Hyperlink"/>
                  <w:sz w:val="22"/>
                </w:rPr>
                <w:t>UP1</w:t>
              </w:r>
            </w:hyperlink>
            <w:r w:rsidR="1EE68D9D" w:rsidRPr="66DA27BF">
              <w:rPr>
                <w:color w:val="C91CB3" w:themeColor="accent2"/>
                <w:sz w:val="22"/>
              </w:rPr>
              <w:t xml:space="preserve"> </w:t>
            </w:r>
            <w:r w:rsidR="1EE68D9D" w:rsidRPr="66DA27BF">
              <w:rPr>
                <w:color w:val="auto"/>
                <w:sz w:val="22"/>
              </w:rPr>
              <w:t>and</w:t>
            </w:r>
            <w:r w:rsidR="7216D2A6" w:rsidRPr="66DA27BF">
              <w:rPr>
                <w:color w:val="auto"/>
                <w:sz w:val="22"/>
              </w:rPr>
              <w:t xml:space="preserve"> </w:t>
            </w:r>
            <w:r w:rsidR="7216D2A6" w:rsidRPr="66DA27BF">
              <w:rPr>
                <w:rStyle w:val="Hyperlink"/>
                <w:sz w:val="22"/>
              </w:rPr>
              <w:t>UP2</w:t>
            </w:r>
            <w:ins w:id="57" w:author="Redquest, Michael (SSC/SPC)" w:date="2024-08-27T16:18:00Z">
              <w:r w:rsidR="15637F72" w:rsidRPr="66DA27BF">
                <w:rPr>
                  <w:sz w:val="22"/>
                </w:rPr>
                <w:t>.</w:t>
              </w:r>
            </w:ins>
            <w:ins w:id="58" w:author="Redquest, Michael (SSC/SPC)" w:date="2024-08-27T16:19:00Z">
              <w:r w:rsidR="15637F72" w:rsidRPr="66DA27BF">
                <w:rPr>
                  <w:sz w:val="22"/>
                </w:rPr>
                <w:t xml:space="preserve"> Clicking any links such as the logo, home, </w:t>
              </w:r>
              <w:proofErr w:type="spellStart"/>
              <w:r w:rsidR="15637F72" w:rsidRPr="66DA27BF">
                <w:rPr>
                  <w:sz w:val="22"/>
                </w:rPr>
                <w:t>etc</w:t>
              </w:r>
              <w:proofErr w:type="spellEnd"/>
              <w:r w:rsidR="15637F72" w:rsidRPr="66DA27BF">
                <w:rPr>
                  <w:sz w:val="22"/>
                </w:rPr>
                <w:t xml:space="preserve"> will result in the user being left on the Edit Information page until these mandatory fields are populated and saved.</w:t>
              </w:r>
            </w:ins>
          </w:p>
        </w:tc>
      </w:tr>
      <w:tr w:rsidR="008C2845" w:rsidRPr="00026D22" w14:paraId="01D5304B"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4FB6D9BA" w14:textId="40E4BB54" w:rsidR="008C2845" w:rsidRDefault="008C2845" w:rsidP="00766F7F">
            <w:pPr>
              <w:spacing w:after="0" w:line="240" w:lineRule="auto"/>
              <w:jc w:val="center"/>
              <w:rPr>
                <w:sz w:val="22"/>
              </w:rPr>
            </w:pPr>
            <w:r>
              <w:rPr>
                <w:sz w:val="22"/>
              </w:rPr>
              <w:t>AA6</w:t>
            </w:r>
          </w:p>
        </w:tc>
        <w:tc>
          <w:tcPr>
            <w:tcW w:w="12078" w:type="dxa"/>
            <w:tcBorders>
              <w:top w:val="single" w:sz="2" w:space="0" w:color="2A283C" w:themeColor="accent4"/>
              <w:left w:val="nil"/>
              <w:bottom w:val="single" w:sz="2" w:space="0" w:color="2A283C" w:themeColor="accent4"/>
              <w:right w:val="nil"/>
            </w:tcBorders>
          </w:tcPr>
          <w:p w14:paraId="0295A49B" w14:textId="47A825C4" w:rsidR="008C2845" w:rsidRPr="00583DD9" w:rsidRDefault="008C2845" w:rsidP="00766F7F">
            <w:pPr>
              <w:spacing w:after="0" w:line="240" w:lineRule="auto"/>
              <w:rPr>
                <w:color w:val="auto"/>
                <w:sz w:val="22"/>
              </w:rPr>
            </w:pPr>
            <w:r w:rsidRPr="00583DD9">
              <w:rPr>
                <w:color w:val="auto"/>
                <w:sz w:val="22"/>
              </w:rPr>
              <w:t>The portal must create, protect and retain audit logs and event records</w:t>
            </w:r>
            <w:r w:rsidR="56963168" w:rsidRPr="00583DD9">
              <w:rPr>
                <w:color w:val="auto"/>
                <w:sz w:val="22"/>
              </w:rPr>
              <w:t xml:space="preserve">. This is </w:t>
            </w:r>
            <w:r w:rsidRPr="00583DD9">
              <w:rPr>
                <w:color w:val="auto"/>
                <w:sz w:val="22"/>
              </w:rPr>
              <w:t>to help detect, determine the scope of, understand and recover from attack</w:t>
            </w:r>
            <w:r w:rsidR="26EE0789" w:rsidRPr="00583DD9">
              <w:rPr>
                <w:color w:val="auto"/>
                <w:sz w:val="22"/>
              </w:rPr>
              <w:t>s</w:t>
            </w:r>
            <w:r w:rsidRPr="00583DD9">
              <w:rPr>
                <w:color w:val="auto"/>
                <w:sz w:val="22"/>
              </w:rPr>
              <w:t xml:space="preserve">. Logs must include sufficient information to establish what events occurred, and who or what caused them and when. At </w:t>
            </w:r>
            <w:r w:rsidR="161F5A93" w:rsidRPr="00583DD9">
              <w:rPr>
                <w:color w:val="auto"/>
                <w:sz w:val="22"/>
              </w:rPr>
              <w:t>a</w:t>
            </w:r>
            <w:r w:rsidRPr="00583DD9">
              <w:rPr>
                <w:color w:val="auto"/>
                <w:sz w:val="22"/>
              </w:rPr>
              <w:t xml:space="preserve"> minimum, the following events must be logged: </w:t>
            </w:r>
          </w:p>
          <w:p w14:paraId="5020A0F3" w14:textId="6026967B" w:rsidR="008C2845" w:rsidRPr="0062658C" w:rsidRDefault="008C2845" w:rsidP="00766F7F">
            <w:pPr>
              <w:pStyle w:val="ListParagraph"/>
              <w:numPr>
                <w:ilvl w:val="0"/>
                <w:numId w:val="3"/>
              </w:numPr>
              <w:spacing w:after="0" w:line="240" w:lineRule="auto"/>
              <w:rPr>
                <w:color w:val="29283C"/>
                <w:sz w:val="22"/>
              </w:rPr>
            </w:pPr>
            <w:r w:rsidRPr="0062658C">
              <w:rPr>
                <w:color w:val="29283C"/>
                <w:sz w:val="22"/>
              </w:rPr>
              <w:t>Successful and failed sign in attempts (login attempts);</w:t>
            </w:r>
          </w:p>
          <w:p w14:paraId="0E2EB3EA" w14:textId="0382D1D6" w:rsidR="008C2845" w:rsidRPr="0062658C" w:rsidRDefault="008C2845" w:rsidP="00766F7F">
            <w:pPr>
              <w:pStyle w:val="ListParagraph"/>
              <w:numPr>
                <w:ilvl w:val="0"/>
                <w:numId w:val="3"/>
              </w:numPr>
              <w:spacing w:after="0" w:line="240" w:lineRule="auto"/>
              <w:rPr>
                <w:color w:val="29283C"/>
                <w:sz w:val="22"/>
              </w:rPr>
            </w:pPr>
            <w:r w:rsidRPr="0062658C">
              <w:rPr>
                <w:color w:val="29283C"/>
                <w:sz w:val="22"/>
              </w:rPr>
              <w:t>Sign outs (logoffs);</w:t>
            </w:r>
          </w:p>
          <w:p w14:paraId="2201005D" w14:textId="6ECB543D" w:rsidR="008C2845" w:rsidRPr="0062658C" w:rsidRDefault="008C2845" w:rsidP="00766F7F">
            <w:pPr>
              <w:pStyle w:val="ListParagraph"/>
              <w:numPr>
                <w:ilvl w:val="0"/>
                <w:numId w:val="3"/>
              </w:numPr>
              <w:spacing w:after="0" w:line="240" w:lineRule="auto"/>
              <w:rPr>
                <w:color w:val="29283C"/>
                <w:sz w:val="22"/>
              </w:rPr>
            </w:pPr>
            <w:r w:rsidRPr="0062658C">
              <w:rPr>
                <w:color w:val="29283C"/>
                <w:sz w:val="22"/>
              </w:rPr>
              <w:t>User, role</w:t>
            </w:r>
            <w:r w:rsidRPr="15CF168A">
              <w:rPr>
                <w:color w:val="29283C"/>
                <w:sz w:val="22"/>
              </w:rPr>
              <w:t>,</w:t>
            </w:r>
            <w:r w:rsidRPr="0062658C">
              <w:rPr>
                <w:color w:val="29283C"/>
                <w:sz w:val="22"/>
              </w:rPr>
              <w:t xml:space="preserve"> group</w:t>
            </w:r>
            <w:r w:rsidRPr="15CF168A">
              <w:rPr>
                <w:color w:val="29283C"/>
                <w:sz w:val="22"/>
              </w:rPr>
              <w:t xml:space="preserve"> and organization</w:t>
            </w:r>
            <w:r w:rsidRPr="0062658C">
              <w:rPr>
                <w:color w:val="29283C"/>
                <w:sz w:val="22"/>
              </w:rPr>
              <w:t xml:space="preserve"> additions, deletions, and modifications;</w:t>
            </w:r>
            <w:r w:rsidRPr="15CF168A">
              <w:rPr>
                <w:color w:val="29283C"/>
                <w:sz w:val="22"/>
              </w:rPr>
              <w:t xml:space="preserve"> </w:t>
            </w:r>
          </w:p>
          <w:p w14:paraId="685AE8A3" w14:textId="0B98FFD5" w:rsidR="008C2845" w:rsidRPr="0062658C" w:rsidRDefault="008C2845" w:rsidP="00766F7F">
            <w:pPr>
              <w:pStyle w:val="ListParagraph"/>
              <w:numPr>
                <w:ilvl w:val="0"/>
                <w:numId w:val="3"/>
              </w:numPr>
              <w:spacing w:after="0" w:line="240" w:lineRule="auto"/>
              <w:rPr>
                <w:color w:val="29283C"/>
                <w:sz w:val="22"/>
              </w:rPr>
            </w:pPr>
            <w:r w:rsidRPr="0062658C">
              <w:rPr>
                <w:color w:val="29283C"/>
                <w:sz w:val="22"/>
              </w:rPr>
              <w:t>Successful and failed attempts of modification to user permissions e.g. privilege elevation</w:t>
            </w:r>
            <w:r w:rsidRPr="15CF168A">
              <w:rPr>
                <w:color w:val="29283C"/>
                <w:sz w:val="22"/>
              </w:rPr>
              <w:t>; and</w:t>
            </w:r>
          </w:p>
          <w:p w14:paraId="34CB99B9" w14:textId="10D495AF" w:rsidR="008C2845" w:rsidRPr="0062658C" w:rsidRDefault="008C2845" w:rsidP="00766F7F">
            <w:pPr>
              <w:pStyle w:val="ListParagraph"/>
              <w:numPr>
                <w:ilvl w:val="0"/>
                <w:numId w:val="3"/>
              </w:numPr>
              <w:spacing w:after="0" w:line="240" w:lineRule="auto"/>
              <w:rPr>
                <w:color w:val="29283C"/>
                <w:sz w:val="22"/>
              </w:rPr>
            </w:pPr>
            <w:r w:rsidRPr="15CF168A">
              <w:rPr>
                <w:color w:val="29283C"/>
                <w:sz w:val="22"/>
              </w:rPr>
              <w:t>Any other relevant security alerts and failures.</w:t>
            </w:r>
          </w:p>
        </w:tc>
      </w:tr>
      <w:tr w:rsidR="008C2845" w14:paraId="4E01932E"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159FE42" w14:textId="1BC86C56" w:rsidR="008C2845" w:rsidRDefault="008C2845" w:rsidP="00766F7F">
            <w:pPr>
              <w:spacing w:after="0" w:line="240" w:lineRule="auto"/>
              <w:jc w:val="center"/>
              <w:rPr>
                <w:sz w:val="22"/>
              </w:rPr>
            </w:pPr>
            <w:r w:rsidRPr="6E9393CC">
              <w:rPr>
                <w:sz w:val="22"/>
              </w:rPr>
              <w:t>AA7</w:t>
            </w:r>
          </w:p>
        </w:tc>
        <w:tc>
          <w:tcPr>
            <w:tcW w:w="12078" w:type="dxa"/>
            <w:tcBorders>
              <w:top w:val="single" w:sz="2" w:space="0" w:color="2A283C" w:themeColor="accent4"/>
              <w:left w:val="nil"/>
              <w:bottom w:val="single" w:sz="2" w:space="0" w:color="2A283C" w:themeColor="accent4"/>
              <w:right w:val="nil"/>
            </w:tcBorders>
          </w:tcPr>
          <w:p w14:paraId="66944E5B" w14:textId="55B0DBC7" w:rsidR="008C2845" w:rsidRPr="0062658C" w:rsidRDefault="008C2845" w:rsidP="00766F7F">
            <w:pPr>
              <w:spacing w:after="0" w:line="240" w:lineRule="auto"/>
              <w:rPr>
                <w:color w:val="29283C"/>
                <w:sz w:val="22"/>
              </w:rPr>
            </w:pPr>
            <w:r w:rsidRPr="0062658C">
              <w:rPr>
                <w:color w:val="29283C"/>
                <w:sz w:val="22"/>
              </w:rPr>
              <w:t xml:space="preserve">Audit logs and event records must be retained in accordance with the Library and Archives Canada </w:t>
            </w:r>
            <w:r w:rsidRPr="15CF168A">
              <w:rPr>
                <w:color w:val="29283C"/>
                <w:sz w:val="22"/>
              </w:rPr>
              <w:t>(</w:t>
            </w:r>
            <w:r w:rsidRPr="0062658C">
              <w:rPr>
                <w:color w:val="29283C"/>
                <w:sz w:val="22"/>
              </w:rPr>
              <w:t>LAC</w:t>
            </w:r>
            <w:r w:rsidRPr="15CF168A">
              <w:rPr>
                <w:color w:val="29283C"/>
                <w:sz w:val="22"/>
              </w:rPr>
              <w:t>)</w:t>
            </w:r>
            <w:r w:rsidRPr="0062658C">
              <w:rPr>
                <w:color w:val="29283C"/>
                <w:sz w:val="22"/>
              </w:rPr>
              <w:t xml:space="preserve"> and SSC standards:</w:t>
            </w:r>
          </w:p>
          <w:p w14:paraId="6C7D7F7C" w14:textId="6D7C7DBF" w:rsidR="008C2845" w:rsidRPr="0062658C" w:rsidRDefault="008C2845" w:rsidP="00766F7F">
            <w:pPr>
              <w:pStyle w:val="ListParagraph"/>
              <w:numPr>
                <w:ilvl w:val="0"/>
                <w:numId w:val="18"/>
              </w:numPr>
              <w:spacing w:after="0" w:line="240" w:lineRule="auto"/>
              <w:rPr>
                <w:color w:val="29283C"/>
                <w:sz w:val="22"/>
              </w:rPr>
            </w:pPr>
            <w:r w:rsidRPr="0062658C">
              <w:rPr>
                <w:color w:val="29283C"/>
                <w:sz w:val="22"/>
              </w:rPr>
              <w:t>Events and logs must be retained for at least 3 months online and at least 6 months in storage;</w:t>
            </w:r>
          </w:p>
          <w:p w14:paraId="127EE5A6" w14:textId="1D13EACB" w:rsidR="008C2845" w:rsidRPr="0062658C" w:rsidRDefault="008C2845" w:rsidP="00766F7F">
            <w:pPr>
              <w:pStyle w:val="ListParagraph"/>
              <w:numPr>
                <w:ilvl w:val="0"/>
                <w:numId w:val="18"/>
              </w:numPr>
              <w:spacing w:after="0" w:line="240" w:lineRule="auto"/>
              <w:rPr>
                <w:color w:val="2A283C" w:themeColor="accent4"/>
                <w:sz w:val="22"/>
              </w:rPr>
            </w:pPr>
            <w:r w:rsidRPr="0062658C">
              <w:rPr>
                <w:color w:val="29283C"/>
                <w:sz w:val="22"/>
              </w:rPr>
              <w:t xml:space="preserve">Events and logs associated with security incidents </w:t>
            </w:r>
            <w:r w:rsidRPr="0062658C">
              <w:rPr>
                <w:color w:val="2A283C" w:themeColor="accent4"/>
                <w:sz w:val="22"/>
              </w:rPr>
              <w:t>must be retained for at least 2 years;</w:t>
            </w:r>
            <w:r w:rsidRPr="15CF168A">
              <w:rPr>
                <w:color w:val="2A283C" w:themeColor="accent4"/>
                <w:sz w:val="22"/>
              </w:rPr>
              <w:t xml:space="preserve"> and</w:t>
            </w:r>
          </w:p>
          <w:p w14:paraId="0531D89C" w14:textId="49EBC38E" w:rsidR="008C2845" w:rsidRPr="0062658C" w:rsidRDefault="008C2845" w:rsidP="00766F7F">
            <w:pPr>
              <w:pStyle w:val="ListParagraph"/>
              <w:numPr>
                <w:ilvl w:val="0"/>
                <w:numId w:val="18"/>
              </w:numPr>
              <w:spacing w:after="0" w:line="240" w:lineRule="auto"/>
              <w:rPr>
                <w:color w:val="2A283C" w:themeColor="accent4"/>
                <w:sz w:val="22"/>
              </w:rPr>
            </w:pPr>
            <w:r w:rsidRPr="0062658C">
              <w:rPr>
                <w:color w:val="2A283C" w:themeColor="accent4"/>
                <w:sz w:val="22"/>
              </w:rPr>
              <w:t>Events and logs must be retained for a period of 2 years after last administrative use for information with business value in IT or security purposes.</w:t>
            </w:r>
          </w:p>
        </w:tc>
      </w:tr>
      <w:tr w:rsidR="008C2845" w:rsidRPr="00026D22" w14:paraId="01DC0D39"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52211652" w14:textId="31A8C400" w:rsidR="008C2845" w:rsidRDefault="008C2845" w:rsidP="00766F7F">
            <w:pPr>
              <w:spacing w:after="0" w:line="240" w:lineRule="auto"/>
              <w:jc w:val="center"/>
              <w:rPr>
                <w:sz w:val="22"/>
              </w:rPr>
            </w:pPr>
            <w:r w:rsidRPr="15CF168A">
              <w:rPr>
                <w:sz w:val="22"/>
              </w:rPr>
              <w:t>AA8</w:t>
            </w:r>
          </w:p>
        </w:tc>
        <w:tc>
          <w:tcPr>
            <w:tcW w:w="12078" w:type="dxa"/>
            <w:tcBorders>
              <w:top w:val="single" w:sz="2" w:space="0" w:color="2A283C" w:themeColor="accent4"/>
              <w:left w:val="nil"/>
              <w:bottom w:val="single" w:sz="2" w:space="0" w:color="2A283C" w:themeColor="accent4"/>
              <w:right w:val="nil"/>
            </w:tcBorders>
          </w:tcPr>
          <w:p w14:paraId="5A6222C0" w14:textId="29550201" w:rsidR="008C2845" w:rsidRPr="00583DD9" w:rsidRDefault="008C2845" w:rsidP="00766F7F">
            <w:pPr>
              <w:spacing w:after="0" w:line="240" w:lineRule="auto"/>
              <w:rPr>
                <w:color w:val="auto"/>
                <w:sz w:val="22"/>
              </w:rPr>
            </w:pPr>
            <w:r w:rsidRPr="4758F2E6">
              <w:rPr>
                <w:color w:val="auto"/>
                <w:sz w:val="22"/>
              </w:rPr>
              <w:t>Audited events must be forwarded to an approved GC centralized security information and event management (SIEM) system.</w:t>
            </w:r>
          </w:p>
        </w:tc>
      </w:tr>
      <w:tr w:rsidR="008C2845" w14:paraId="18B18BB3"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7D4C88E9" w14:textId="0D08DC35" w:rsidR="008C2845" w:rsidRDefault="008C2845" w:rsidP="00766F7F">
            <w:pPr>
              <w:spacing w:after="0" w:line="240" w:lineRule="auto"/>
              <w:jc w:val="center"/>
              <w:rPr>
                <w:sz w:val="22"/>
              </w:rPr>
            </w:pPr>
            <w:commentRangeStart w:id="59"/>
            <w:commentRangeStart w:id="60"/>
            <w:commentRangeStart w:id="61"/>
            <w:commentRangeStart w:id="62"/>
            <w:commentRangeStart w:id="63"/>
            <w:r w:rsidRPr="15CF168A">
              <w:rPr>
                <w:sz w:val="22"/>
              </w:rPr>
              <w:t>AA9</w:t>
            </w:r>
          </w:p>
        </w:tc>
        <w:tc>
          <w:tcPr>
            <w:tcW w:w="12078" w:type="dxa"/>
            <w:tcBorders>
              <w:top w:val="single" w:sz="2" w:space="0" w:color="2A283C" w:themeColor="accent4"/>
              <w:left w:val="nil"/>
              <w:bottom w:val="single" w:sz="2" w:space="0" w:color="2A283C" w:themeColor="accent4"/>
              <w:right w:val="nil"/>
            </w:tcBorders>
          </w:tcPr>
          <w:p w14:paraId="723148D2" w14:textId="6991856F" w:rsidR="008C2845" w:rsidRPr="00583DD9" w:rsidRDefault="008C2845" w:rsidP="00766F7F">
            <w:pPr>
              <w:spacing w:after="0" w:line="240" w:lineRule="auto"/>
              <w:rPr>
                <w:color w:val="auto"/>
                <w:sz w:val="22"/>
              </w:rPr>
            </w:pPr>
            <w:r w:rsidRPr="00583DD9">
              <w:rPr>
                <w:color w:val="auto"/>
                <w:sz w:val="22"/>
              </w:rPr>
              <w:t>Audit logs and event records must be protected against tampering and unauthorized access.</w:t>
            </w:r>
            <w:commentRangeEnd w:id="59"/>
            <w:r w:rsidR="002C2F5B">
              <w:rPr>
                <w:rStyle w:val="CommentReference"/>
              </w:rPr>
              <w:commentReference w:id="59"/>
            </w:r>
            <w:commentRangeEnd w:id="60"/>
            <w:r w:rsidR="003A1F5B">
              <w:rPr>
                <w:rStyle w:val="CommentReference"/>
              </w:rPr>
              <w:commentReference w:id="60"/>
            </w:r>
            <w:commentRangeEnd w:id="61"/>
            <w:r w:rsidR="00F40C2A">
              <w:rPr>
                <w:rStyle w:val="CommentReference"/>
              </w:rPr>
              <w:commentReference w:id="61"/>
            </w:r>
            <w:commentRangeEnd w:id="62"/>
            <w:r w:rsidR="003019FA">
              <w:rPr>
                <w:rStyle w:val="CommentReference"/>
              </w:rPr>
              <w:commentReference w:id="62"/>
            </w:r>
            <w:commentRangeEnd w:id="63"/>
            <w:r w:rsidR="008C4BF5">
              <w:rPr>
                <w:rStyle w:val="CommentReference"/>
              </w:rPr>
              <w:commentReference w:id="63"/>
            </w:r>
          </w:p>
        </w:tc>
      </w:tr>
      <w:tr w:rsidR="008C2845" w:rsidRPr="00026D22" w14:paraId="289E4083"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01FFDB2C" w14:textId="0D405A05" w:rsidR="008C2845" w:rsidRDefault="008C2845" w:rsidP="00766F7F">
            <w:pPr>
              <w:spacing w:after="0" w:line="240" w:lineRule="auto"/>
              <w:jc w:val="center"/>
              <w:rPr>
                <w:sz w:val="22"/>
              </w:rPr>
            </w:pPr>
            <w:r w:rsidRPr="15CF168A">
              <w:rPr>
                <w:sz w:val="22"/>
              </w:rPr>
              <w:t>AA10</w:t>
            </w:r>
          </w:p>
        </w:tc>
        <w:tc>
          <w:tcPr>
            <w:tcW w:w="12078" w:type="dxa"/>
            <w:tcBorders>
              <w:top w:val="single" w:sz="2" w:space="0" w:color="2A283C" w:themeColor="accent4"/>
              <w:left w:val="nil"/>
              <w:bottom w:val="single" w:sz="2" w:space="0" w:color="2A283C" w:themeColor="accent4"/>
              <w:right w:val="nil"/>
            </w:tcBorders>
          </w:tcPr>
          <w:p w14:paraId="4F87D25E" w14:textId="5E65FA05" w:rsidR="008C2845" w:rsidRPr="00583DD9" w:rsidRDefault="008C2845" w:rsidP="00766F7F">
            <w:pPr>
              <w:spacing w:after="0" w:line="240" w:lineRule="auto"/>
              <w:rPr>
                <w:color w:val="auto"/>
                <w:sz w:val="22"/>
              </w:rPr>
            </w:pPr>
            <w:r w:rsidRPr="00AC6FEC">
              <w:rPr>
                <w:color w:val="auto"/>
                <w:sz w:val="22"/>
                <w:highlight w:val="yellow"/>
              </w:rPr>
              <w:t xml:space="preserve">Associate users </w:t>
            </w:r>
            <w:r w:rsidRPr="00E55E4A">
              <w:rPr>
                <w:color w:val="auto"/>
                <w:sz w:val="22"/>
                <w:highlight w:val="yellow"/>
              </w:rPr>
              <w:t xml:space="preserve">with </w:t>
            </w:r>
            <w:r w:rsidR="48F9AC66" w:rsidRPr="00E55E4A">
              <w:rPr>
                <w:color w:val="auto"/>
                <w:sz w:val="22"/>
                <w:highlight w:val="yellow"/>
              </w:rPr>
              <w:t xml:space="preserve">a </w:t>
            </w:r>
            <w:r w:rsidR="00075F61" w:rsidRPr="00AC6FEC">
              <w:rPr>
                <w:color w:val="auto"/>
                <w:sz w:val="22"/>
                <w:highlight w:val="yellow"/>
              </w:rPr>
              <w:t>general</w:t>
            </w:r>
            <w:r w:rsidR="1ACD5DBA" w:rsidRPr="00E55E4A">
              <w:rPr>
                <w:color w:val="auto"/>
                <w:sz w:val="22"/>
                <w:highlight w:val="yellow"/>
              </w:rPr>
              <w:t xml:space="preserve"> </w:t>
            </w:r>
            <w:r w:rsidR="3387A3DD" w:rsidRPr="00E55E4A">
              <w:rPr>
                <w:color w:val="auto"/>
                <w:sz w:val="22"/>
                <w:highlight w:val="yellow"/>
              </w:rPr>
              <w:t xml:space="preserve">role within the </w:t>
            </w:r>
            <w:r w:rsidRPr="00E55E4A">
              <w:rPr>
                <w:color w:val="auto"/>
                <w:sz w:val="22"/>
                <w:highlight w:val="yellow"/>
              </w:rPr>
              <w:t>organization</w:t>
            </w:r>
            <w:r w:rsidRPr="00AC6FEC">
              <w:rPr>
                <w:rStyle w:val="FootnoteReference"/>
                <w:color w:val="auto"/>
                <w:sz w:val="22"/>
                <w:highlight w:val="yellow"/>
              </w:rPr>
              <w:footnoteReference w:id="2"/>
            </w:r>
            <w:r w:rsidR="76B0D5DA" w:rsidRPr="00AC6FEC">
              <w:rPr>
                <w:rStyle w:val="FootnoteReference"/>
                <w:color w:val="auto"/>
                <w:sz w:val="22"/>
                <w:highlight w:val="yellow"/>
              </w:rPr>
              <w:t>.</w:t>
            </w:r>
            <w:r w:rsidRPr="00AC6FEC">
              <w:rPr>
                <w:color w:val="auto"/>
                <w:sz w:val="22"/>
                <w:highlight w:val="yellow"/>
              </w:rPr>
              <w:t xml:space="preserve"> </w:t>
            </w:r>
            <w:r w:rsidR="6351CF2D" w:rsidRPr="00AC6FEC">
              <w:rPr>
                <w:color w:val="auto"/>
                <w:sz w:val="22"/>
                <w:highlight w:val="yellow"/>
              </w:rPr>
              <w:t>This</w:t>
            </w:r>
            <w:r w:rsidRPr="00AC6FEC">
              <w:rPr>
                <w:color w:val="auto"/>
                <w:sz w:val="22"/>
                <w:highlight w:val="yellow"/>
              </w:rPr>
              <w:t xml:space="preserve"> will give all users in that </w:t>
            </w:r>
            <w:r w:rsidR="00E976BF" w:rsidRPr="00AC6FEC">
              <w:rPr>
                <w:color w:val="auto"/>
                <w:sz w:val="22"/>
                <w:highlight w:val="yellow"/>
              </w:rPr>
              <w:t xml:space="preserve">organization </w:t>
            </w:r>
            <w:r w:rsidRPr="00AC6FEC">
              <w:rPr>
                <w:color w:val="auto"/>
                <w:sz w:val="22"/>
                <w:highlight w:val="yellow"/>
              </w:rPr>
              <w:t xml:space="preserve">access to the </w:t>
            </w:r>
            <w:r w:rsidR="00754BA0" w:rsidRPr="00AC6FEC">
              <w:rPr>
                <w:color w:val="auto"/>
                <w:sz w:val="22"/>
                <w:highlight w:val="yellow"/>
              </w:rPr>
              <w:t>organization’s</w:t>
            </w:r>
            <w:r w:rsidR="03A434A0" w:rsidRPr="00AC6FEC">
              <w:rPr>
                <w:color w:val="auto"/>
                <w:sz w:val="22"/>
                <w:highlight w:val="yellow"/>
              </w:rPr>
              <w:t xml:space="preserve"> content</w:t>
            </w:r>
            <w:r w:rsidRPr="00AC6FEC">
              <w:rPr>
                <w:color w:val="auto"/>
                <w:sz w:val="22"/>
                <w:highlight w:val="yellow"/>
              </w:rPr>
              <w:t xml:space="preserve"> </w:t>
            </w:r>
            <w:r w:rsidR="71983A95" w:rsidRPr="00AC6FEC">
              <w:rPr>
                <w:color w:val="auto"/>
                <w:sz w:val="22"/>
                <w:highlight w:val="yellow"/>
              </w:rPr>
              <w:t>and</w:t>
            </w:r>
            <w:r w:rsidR="5016C129" w:rsidRPr="00AC6FEC">
              <w:rPr>
                <w:color w:val="auto"/>
                <w:sz w:val="22"/>
                <w:highlight w:val="yellow"/>
              </w:rPr>
              <w:t xml:space="preserve"> </w:t>
            </w:r>
            <w:r w:rsidR="00706FA4">
              <w:rPr>
                <w:color w:val="auto"/>
                <w:sz w:val="22"/>
                <w:highlight w:val="yellow"/>
              </w:rPr>
              <w:t>Organizational</w:t>
            </w:r>
            <w:r w:rsidR="00075F61" w:rsidRPr="00AC6FEC">
              <w:rPr>
                <w:color w:val="auto"/>
                <w:sz w:val="22"/>
                <w:highlight w:val="yellow"/>
              </w:rPr>
              <w:t xml:space="preserve"> report. Additionally </w:t>
            </w:r>
            <w:r w:rsidR="00AC6FEC" w:rsidRPr="00AC6FEC">
              <w:rPr>
                <w:color w:val="auto"/>
                <w:sz w:val="22"/>
                <w:highlight w:val="yellow"/>
              </w:rPr>
              <w:t>additional roles will be provided for access to additional reports.</w:t>
            </w:r>
          </w:p>
        </w:tc>
      </w:tr>
      <w:tr w:rsidR="008C2845" w:rsidRPr="00026D22" w14:paraId="328C268D"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13CBCC34" w14:textId="7E7E3A7C" w:rsidR="008C2845" w:rsidRDefault="008C2845" w:rsidP="00766F7F">
            <w:pPr>
              <w:spacing w:after="0" w:line="240" w:lineRule="auto"/>
              <w:jc w:val="center"/>
              <w:rPr>
                <w:sz w:val="22"/>
              </w:rPr>
            </w:pPr>
            <w:r w:rsidRPr="15CF168A">
              <w:rPr>
                <w:sz w:val="22"/>
              </w:rPr>
              <w:t>AA11</w:t>
            </w:r>
          </w:p>
        </w:tc>
        <w:tc>
          <w:tcPr>
            <w:tcW w:w="12078" w:type="dxa"/>
            <w:tcBorders>
              <w:top w:val="single" w:sz="2" w:space="0" w:color="2A283C" w:themeColor="accent4"/>
              <w:left w:val="nil"/>
              <w:bottom w:val="single" w:sz="2" w:space="0" w:color="2A283C" w:themeColor="accent4"/>
              <w:right w:val="nil"/>
            </w:tcBorders>
          </w:tcPr>
          <w:p w14:paraId="0C65A589" w14:textId="64E83879" w:rsidR="008C2845" w:rsidRPr="00583DD9" w:rsidRDefault="008C2845" w:rsidP="00766F7F">
            <w:pPr>
              <w:spacing w:after="0" w:line="240" w:lineRule="auto"/>
              <w:rPr>
                <w:color w:val="auto"/>
                <w:sz w:val="22"/>
              </w:rPr>
            </w:pPr>
            <w:r w:rsidRPr="4758F2E6">
              <w:rPr>
                <w:color w:val="auto"/>
                <w:sz w:val="22"/>
              </w:rPr>
              <w:t xml:space="preserve">Provide access to </w:t>
            </w:r>
            <w:r w:rsidRPr="4758F2E6">
              <w:rPr>
                <w:b/>
                <w:bCs/>
                <w:color w:val="auto"/>
                <w:sz w:val="22"/>
              </w:rPr>
              <w:t>content editors</w:t>
            </w:r>
            <w:r w:rsidRPr="4758F2E6">
              <w:rPr>
                <w:color w:val="auto"/>
                <w:sz w:val="22"/>
              </w:rPr>
              <w:t xml:space="preserve"> to add and change content for the authenticated component of the site. These content editors will be </w:t>
            </w:r>
            <w:r w:rsidRPr="4758F2E6">
              <w:rPr>
                <w:b/>
                <w:bCs/>
                <w:color w:val="auto"/>
                <w:sz w:val="22"/>
              </w:rPr>
              <w:t>SSC users only</w:t>
            </w:r>
            <w:r w:rsidRPr="4758F2E6">
              <w:rPr>
                <w:color w:val="auto"/>
                <w:sz w:val="22"/>
              </w:rPr>
              <w:t>. This group will be an additional content editor role with access to update information published on the portal (vs. the existing content editor group capable of publishing content and making changes to the content on the anonymous section of the site).</w:t>
            </w:r>
          </w:p>
        </w:tc>
      </w:tr>
      <w:tr w:rsidR="00014BD5" w:rsidRPr="00026D22" w14:paraId="3895F06F"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FC3A41A" w14:textId="302AB90C" w:rsidR="00014BD5" w:rsidRPr="15CF168A" w:rsidRDefault="00014BD5" w:rsidP="00766F7F">
            <w:pPr>
              <w:spacing w:after="0" w:line="240" w:lineRule="auto"/>
              <w:jc w:val="center"/>
              <w:rPr>
                <w:sz w:val="22"/>
              </w:rPr>
            </w:pPr>
            <w:r>
              <w:rPr>
                <w:sz w:val="22"/>
              </w:rPr>
              <w:t>AA12</w:t>
            </w:r>
          </w:p>
        </w:tc>
        <w:tc>
          <w:tcPr>
            <w:tcW w:w="12078" w:type="dxa"/>
            <w:tcBorders>
              <w:top w:val="single" w:sz="2" w:space="0" w:color="2A283C" w:themeColor="accent4"/>
              <w:left w:val="nil"/>
              <w:bottom w:val="single" w:sz="2" w:space="0" w:color="2A283C" w:themeColor="accent4"/>
              <w:right w:val="nil"/>
            </w:tcBorders>
          </w:tcPr>
          <w:p w14:paraId="52640CAE" w14:textId="77777777" w:rsidR="00014BD5" w:rsidRDefault="003420CA" w:rsidP="00766F7F">
            <w:pPr>
              <w:spacing w:after="0" w:line="240" w:lineRule="auto"/>
              <w:rPr>
                <w:sz w:val="22"/>
              </w:rPr>
            </w:pPr>
            <w:r>
              <w:rPr>
                <w:sz w:val="22"/>
              </w:rPr>
              <w:t xml:space="preserve">Continue to support the ability for </w:t>
            </w:r>
            <w:r w:rsidR="003B6FAD">
              <w:rPr>
                <w:sz w:val="22"/>
              </w:rPr>
              <w:t>the communications team to edit content on the site</w:t>
            </w:r>
            <w:r w:rsidR="00BD4661">
              <w:rPr>
                <w:sz w:val="22"/>
              </w:rPr>
              <w:t xml:space="preserve"> by introducing a special role that provides the necessary level of access</w:t>
            </w:r>
            <w:r w:rsidR="003C2897">
              <w:rPr>
                <w:sz w:val="22"/>
              </w:rPr>
              <w:t xml:space="preserve"> </w:t>
            </w:r>
            <w:r w:rsidR="003C2897" w:rsidRPr="00583DD9">
              <w:rPr>
                <w:color w:val="auto"/>
                <w:sz w:val="22"/>
              </w:rPr>
              <w:t>while restricting the ability to edit ALL content</w:t>
            </w:r>
            <w:r w:rsidR="00BD4661" w:rsidRPr="00583DD9">
              <w:rPr>
                <w:color w:val="auto"/>
                <w:sz w:val="22"/>
              </w:rPr>
              <w:t>.</w:t>
            </w:r>
          </w:p>
          <w:p w14:paraId="7F7B4F16" w14:textId="3C99C6BC" w:rsidR="003C2897" w:rsidRPr="6A93A247" w:rsidRDefault="003C2897" w:rsidP="00766F7F">
            <w:pPr>
              <w:spacing w:after="0" w:line="240" w:lineRule="auto"/>
              <w:rPr>
                <w:sz w:val="22"/>
              </w:rPr>
            </w:pPr>
            <w:r>
              <w:rPr>
                <w:sz w:val="22"/>
              </w:rPr>
              <w:t xml:space="preserve">For more information, refer to </w:t>
            </w:r>
            <w:r w:rsidR="00941561">
              <w:rPr>
                <w:sz w:val="22"/>
              </w:rPr>
              <w:t xml:space="preserve">the </w:t>
            </w:r>
            <w:r>
              <w:rPr>
                <w:sz w:val="22"/>
              </w:rPr>
              <w:t xml:space="preserve">“communications” role under </w:t>
            </w:r>
            <w:hyperlink w:anchor="_Appendix_C:_Security" w:history="1">
              <w:r w:rsidRPr="00312719">
                <w:rPr>
                  <w:rStyle w:val="Hyperlink"/>
                  <w:sz w:val="22"/>
                </w:rPr>
                <w:t>Appendix C: Security Roles Requirements</w:t>
              </w:r>
            </w:hyperlink>
            <w:r w:rsidRPr="033B61AB">
              <w:rPr>
                <w:sz w:val="22"/>
              </w:rPr>
              <w:t>.</w:t>
            </w:r>
          </w:p>
        </w:tc>
      </w:tr>
      <w:tr w:rsidR="00CF1544" w:rsidRPr="00026D22" w14:paraId="572A24BD" w14:textId="77777777" w:rsidTr="66DA27BF">
        <w:trPr>
          <w:trHeight w:val="546"/>
        </w:trPr>
        <w:tc>
          <w:tcPr>
            <w:tcW w:w="1152"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292D60CB" w14:textId="1B52CCDB" w:rsidR="00CF1544" w:rsidRDefault="403C19D4" w:rsidP="66DA27BF">
            <w:pPr>
              <w:spacing w:after="0" w:line="240" w:lineRule="auto"/>
              <w:jc w:val="center"/>
              <w:rPr>
                <w:sz w:val="22"/>
              </w:rPr>
            </w:pPr>
            <w:r w:rsidRPr="66DA27BF">
              <w:rPr>
                <w:sz w:val="22"/>
              </w:rPr>
              <w:t>AA13</w:t>
            </w:r>
          </w:p>
        </w:tc>
        <w:tc>
          <w:tcPr>
            <w:tcW w:w="12078" w:type="dxa"/>
            <w:tcBorders>
              <w:top w:val="single" w:sz="2" w:space="0" w:color="2A283C" w:themeColor="accent4"/>
              <w:left w:val="nil"/>
              <w:bottom w:val="single" w:sz="8" w:space="0" w:color="2A283C" w:themeColor="accent4"/>
              <w:right w:val="nil"/>
            </w:tcBorders>
          </w:tcPr>
          <w:p w14:paraId="72E6B791" w14:textId="71D122D9" w:rsidR="00CF1544" w:rsidRDefault="00CF1544" w:rsidP="00766F7F">
            <w:pPr>
              <w:spacing w:after="0" w:line="240" w:lineRule="auto"/>
              <w:rPr>
                <w:sz w:val="22"/>
              </w:rPr>
            </w:pPr>
            <w:r>
              <w:rPr>
                <w:sz w:val="22"/>
              </w:rPr>
              <w:t xml:space="preserve">Support the ability for a designated team to support the </w:t>
            </w:r>
            <w:r w:rsidR="00FE3D17">
              <w:rPr>
                <w:sz w:val="22"/>
              </w:rPr>
              <w:t xml:space="preserve">SG </w:t>
            </w:r>
            <w:r>
              <w:rPr>
                <w:sz w:val="22"/>
              </w:rPr>
              <w:t>application by having the ability to edit all content on the site</w:t>
            </w:r>
            <w:r w:rsidR="00941561">
              <w:rPr>
                <w:sz w:val="22"/>
              </w:rPr>
              <w:t xml:space="preserve">. </w:t>
            </w:r>
          </w:p>
          <w:p w14:paraId="2895E76F" w14:textId="474C16BC" w:rsidR="00941561" w:rsidRDefault="604049C1" w:rsidP="66DA27BF">
            <w:pPr>
              <w:spacing w:after="0" w:line="240" w:lineRule="auto"/>
              <w:rPr>
                <w:ins w:id="66" w:author="Redquest, Michael (SSC/SPC)" w:date="2024-08-27T18:07:00Z"/>
                <w:sz w:val="22"/>
              </w:rPr>
            </w:pPr>
            <w:r w:rsidRPr="66DA27BF">
              <w:rPr>
                <w:sz w:val="22"/>
              </w:rPr>
              <w:t xml:space="preserve">For more information, refer to the “Editor” role under </w:t>
            </w:r>
            <w:hyperlink w:anchor="_Appendix_C:_Security">
              <w:r w:rsidRPr="66DA27BF">
                <w:rPr>
                  <w:rStyle w:val="Hyperlink"/>
                  <w:sz w:val="22"/>
                </w:rPr>
                <w:t>Appendix C: Security Roles Requirements</w:t>
              </w:r>
            </w:hyperlink>
            <w:r w:rsidRPr="66DA27BF">
              <w:rPr>
                <w:sz w:val="22"/>
              </w:rPr>
              <w:t>.</w:t>
            </w:r>
          </w:p>
          <w:p w14:paraId="4CE70EA8" w14:textId="31DA2D92" w:rsidR="00941561" w:rsidRDefault="00941561" w:rsidP="66DA27BF">
            <w:pPr>
              <w:spacing w:after="0" w:line="240" w:lineRule="auto"/>
              <w:rPr>
                <w:sz w:val="22"/>
              </w:rPr>
            </w:pPr>
          </w:p>
        </w:tc>
      </w:tr>
      <w:tr w:rsidR="66DA27BF" w14:paraId="6EACD992" w14:textId="77777777" w:rsidTr="66DA27BF">
        <w:trPr>
          <w:trHeight w:val="546"/>
          <w:ins w:id="67" w:author="Redquest, Michael (SSC/SPC)" w:date="2024-08-27T18:07:00Z"/>
        </w:trPr>
        <w:tc>
          <w:tcPr>
            <w:tcW w:w="1152"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31FA4211" w14:textId="429036AF" w:rsidR="184DAB2D" w:rsidRDefault="184DAB2D" w:rsidP="66DA27BF">
            <w:pPr>
              <w:spacing w:line="240" w:lineRule="auto"/>
              <w:jc w:val="center"/>
              <w:rPr>
                <w:sz w:val="22"/>
              </w:rPr>
            </w:pPr>
            <w:ins w:id="68" w:author="Redquest, Michael (SSC/SPC)" w:date="2024-08-27T18:07:00Z">
              <w:r w:rsidRPr="66DA27BF">
                <w:rPr>
                  <w:sz w:val="22"/>
                </w:rPr>
                <w:t>AA14</w:t>
              </w:r>
            </w:ins>
          </w:p>
        </w:tc>
        <w:tc>
          <w:tcPr>
            <w:tcW w:w="12078" w:type="dxa"/>
            <w:tcBorders>
              <w:top w:val="single" w:sz="2" w:space="0" w:color="2A283C" w:themeColor="accent4"/>
              <w:left w:val="nil"/>
              <w:bottom w:val="single" w:sz="8" w:space="0" w:color="2A283C" w:themeColor="accent4"/>
              <w:right w:val="nil"/>
            </w:tcBorders>
          </w:tcPr>
          <w:p w14:paraId="63294434" w14:textId="1090A944" w:rsidR="5A61D02B" w:rsidRDefault="5A61D02B" w:rsidP="66DA27BF">
            <w:pPr>
              <w:spacing w:line="240" w:lineRule="auto"/>
              <w:rPr>
                <w:rFonts w:ascii="Calibri" w:eastAsia="Calibri" w:hAnsi="Calibri" w:cs="Calibri"/>
                <w:sz w:val="22"/>
              </w:rPr>
            </w:pPr>
            <w:ins w:id="69" w:author="Redquest, Michael (SSC/SPC)" w:date="2024-08-27T18:12:00Z">
              <w:r w:rsidRPr="66DA27BF">
                <w:rPr>
                  <w:rFonts w:ascii="Calibri" w:eastAsia="Calibri" w:hAnsi="Calibri" w:cs="Calibri"/>
                  <w:sz w:val="22"/>
                </w:rPr>
                <w:t xml:space="preserve">If an authenticated user has no activity on the SG site for 30 minutes, a dialog </w:t>
              </w:r>
            </w:ins>
            <w:ins w:id="70" w:author="Redquest, Michael (SSC/SPC)" w:date="2024-08-27T18:18:00Z">
              <w:r w:rsidR="24465210" w:rsidRPr="66DA27BF">
                <w:rPr>
                  <w:rFonts w:ascii="Calibri" w:eastAsia="Calibri" w:hAnsi="Calibri" w:cs="Calibri"/>
                  <w:sz w:val="22"/>
                </w:rPr>
                <w:t xml:space="preserve">shall appear, </w:t>
              </w:r>
            </w:ins>
            <w:ins w:id="71" w:author="Redquest, Michael (SSC/SPC)" w:date="2024-08-27T18:12:00Z">
              <w:r w:rsidRPr="66DA27BF">
                <w:rPr>
                  <w:rFonts w:ascii="Calibri" w:eastAsia="Calibri" w:hAnsi="Calibri" w:cs="Calibri"/>
                  <w:sz w:val="22"/>
                </w:rPr>
                <w:t>display</w:t>
              </w:r>
            </w:ins>
            <w:ins w:id="72" w:author="Redquest, Michael (SSC/SPC)" w:date="2024-08-27T18:18:00Z">
              <w:r w:rsidR="09DD771F" w:rsidRPr="66DA27BF">
                <w:rPr>
                  <w:rFonts w:ascii="Calibri" w:eastAsia="Calibri" w:hAnsi="Calibri" w:cs="Calibri"/>
                  <w:sz w:val="22"/>
                </w:rPr>
                <w:t>ing a</w:t>
              </w:r>
            </w:ins>
            <w:ins w:id="73" w:author="Redquest, Michael (SSC/SPC)" w:date="2024-08-27T18:12:00Z">
              <w:r w:rsidRPr="66DA27BF">
                <w:rPr>
                  <w:rFonts w:ascii="Calibri" w:eastAsia="Calibri" w:hAnsi="Calibri" w:cs="Calibri"/>
                  <w:sz w:val="22"/>
                </w:rPr>
                <w:t xml:space="preserve"> warning of a 60 second grace period to extend the session or otherwise an auto logout will occur.</w:t>
              </w:r>
            </w:ins>
            <w:ins w:id="74" w:author="Redquest, Michael (SSC/SPC)" w:date="2024-08-27T18:13:00Z">
              <w:r w:rsidRPr="66DA27BF">
                <w:rPr>
                  <w:rFonts w:ascii="Calibri" w:eastAsia="Calibri" w:hAnsi="Calibri" w:cs="Calibri"/>
                  <w:sz w:val="22"/>
                </w:rPr>
                <w:t xml:space="preserve"> </w:t>
              </w:r>
            </w:ins>
          </w:p>
        </w:tc>
      </w:tr>
      <w:tr w:rsidR="66DA27BF" w14:paraId="7F54A757" w14:textId="77777777" w:rsidTr="66DA27BF">
        <w:trPr>
          <w:trHeight w:val="546"/>
          <w:ins w:id="75" w:author="Redquest, Michael (SSC/SPC)" w:date="2024-08-27T18:16:00Z"/>
        </w:trPr>
        <w:tc>
          <w:tcPr>
            <w:tcW w:w="1152"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7326B52F" w14:textId="5655CC25" w:rsidR="27AD4510" w:rsidRDefault="27AD4510" w:rsidP="66DA27BF">
            <w:pPr>
              <w:spacing w:line="240" w:lineRule="auto"/>
              <w:jc w:val="center"/>
              <w:rPr>
                <w:sz w:val="22"/>
              </w:rPr>
            </w:pPr>
            <w:ins w:id="76" w:author="Redquest, Michael (SSC/SPC)" w:date="2024-08-27T18:16:00Z">
              <w:r w:rsidRPr="66DA27BF">
                <w:rPr>
                  <w:sz w:val="22"/>
                </w:rPr>
                <w:t>AA15</w:t>
              </w:r>
            </w:ins>
          </w:p>
        </w:tc>
        <w:tc>
          <w:tcPr>
            <w:tcW w:w="12078" w:type="dxa"/>
            <w:tcBorders>
              <w:top w:val="single" w:sz="2" w:space="0" w:color="2A283C" w:themeColor="accent4"/>
              <w:left w:val="nil"/>
              <w:bottom w:val="single" w:sz="8" w:space="0" w:color="2A283C" w:themeColor="accent4"/>
              <w:right w:val="nil"/>
            </w:tcBorders>
          </w:tcPr>
          <w:p w14:paraId="5235F9C1" w14:textId="43795B9C" w:rsidR="27AD4510" w:rsidRDefault="27AD4510" w:rsidP="66DA27BF">
            <w:pPr>
              <w:spacing w:line="240" w:lineRule="auto"/>
              <w:rPr>
                <w:rFonts w:ascii="Calibri" w:eastAsia="Calibri" w:hAnsi="Calibri" w:cs="Calibri"/>
                <w:color w:val="000000"/>
                <w:sz w:val="22"/>
                <w:rPrChange w:id="77" w:author="Redquest, Michael (SSC/SPC)" w:date="2024-08-27T18:18:00Z">
                  <w:rPr>
                    <w:rFonts w:ascii="Aptos" w:eastAsia="Aptos" w:hAnsi="Aptos" w:cs="Aptos"/>
                    <w:color w:val="000000"/>
                    <w:szCs w:val="24"/>
                  </w:rPr>
                </w:rPrChange>
              </w:rPr>
            </w:pPr>
            <w:ins w:id="78" w:author="Redquest, Michael (SSC/SPC)" w:date="2024-08-27T18:16:00Z">
              <w:r w:rsidRPr="66DA27BF">
                <w:rPr>
                  <w:rFonts w:ascii="Calibri" w:eastAsia="Calibri" w:hAnsi="Calibri" w:cs="Calibri"/>
                  <w:color w:val="000000"/>
                  <w:sz w:val="22"/>
                  <w:rPrChange w:id="79" w:author="Redquest, Michael (SSC/SPC)" w:date="2024-08-27T18:18:00Z">
                    <w:rPr>
                      <w:rFonts w:ascii="Aptos" w:eastAsia="Aptos" w:hAnsi="Aptos" w:cs="Aptos"/>
                      <w:color w:val="000000"/>
                      <w:szCs w:val="24"/>
                    </w:rPr>
                  </w:rPrChange>
                </w:rPr>
                <w:t>An authenticated user, upon logging out, is redirected to the l</w:t>
              </w:r>
            </w:ins>
            <w:ins w:id="80" w:author="Redquest, Michael (SSC/SPC)" w:date="2024-08-27T18:17:00Z">
              <w:r w:rsidRPr="66DA27BF">
                <w:rPr>
                  <w:rFonts w:ascii="Calibri" w:eastAsia="Calibri" w:hAnsi="Calibri" w:cs="Calibri"/>
                  <w:color w:val="000000"/>
                  <w:sz w:val="22"/>
                  <w:rPrChange w:id="81" w:author="Redquest, Michael (SSC/SPC)" w:date="2024-08-27T18:18:00Z">
                    <w:rPr>
                      <w:rFonts w:ascii="Aptos" w:eastAsia="Aptos" w:hAnsi="Aptos" w:cs="Aptos"/>
                      <w:color w:val="000000"/>
                      <w:szCs w:val="24"/>
                    </w:rPr>
                  </w:rPrChange>
                </w:rPr>
                <w:t>anding page and no longer has access to portions of the site that require authentication (e.g. the Primary Reports page)</w:t>
              </w:r>
            </w:ins>
          </w:p>
        </w:tc>
      </w:tr>
    </w:tbl>
    <w:p w14:paraId="28CC57FC" w14:textId="77777777" w:rsidR="004A5AAC" w:rsidRPr="004A5AAC" w:rsidRDefault="004A5AAC" w:rsidP="00766F7F">
      <w:pPr>
        <w:spacing w:after="0" w:line="240" w:lineRule="auto"/>
      </w:pPr>
    </w:p>
    <w:p w14:paraId="1F3B9A3A" w14:textId="77777777" w:rsidR="00766F7F" w:rsidRDefault="00766F7F" w:rsidP="00E55E4A">
      <w:bookmarkStart w:id="82" w:name="_User_Profile_(UP)"/>
      <w:bookmarkEnd w:id="82"/>
    </w:p>
    <w:p w14:paraId="6BDD1CB2" w14:textId="35D1FAD4" w:rsidR="00456881" w:rsidRDefault="00617A6B" w:rsidP="00766F7F">
      <w:pPr>
        <w:pStyle w:val="Heading2"/>
        <w:spacing w:before="0" w:after="0" w:line="240" w:lineRule="auto"/>
      </w:pPr>
      <w:bookmarkStart w:id="83" w:name="_Toc172805994"/>
      <w:r>
        <w:t xml:space="preserve">User Profile </w:t>
      </w:r>
      <w:r w:rsidR="00F82143">
        <w:t>(UP)</w:t>
      </w:r>
      <w:bookmarkEnd w:id="83"/>
      <w:r w:rsidR="00456881">
        <w:t xml:space="preserve"> </w:t>
      </w:r>
    </w:p>
    <w:p w14:paraId="7D51C244" w14:textId="77777777" w:rsidR="00766F7F" w:rsidRPr="00766F7F" w:rsidRDefault="00766F7F" w:rsidP="00766F7F"/>
    <w:tbl>
      <w:tblPr>
        <w:tblW w:w="13320" w:type="dxa"/>
        <w:tblCellMar>
          <w:left w:w="0" w:type="dxa"/>
          <w:right w:w="0" w:type="dxa"/>
        </w:tblCellMar>
        <w:tblLook w:val="0420" w:firstRow="1" w:lastRow="0" w:firstColumn="0" w:lastColumn="0" w:noHBand="0" w:noVBand="1"/>
      </w:tblPr>
      <w:tblGrid>
        <w:gridCol w:w="1140"/>
        <w:gridCol w:w="12180"/>
        <w:tblGridChange w:id="84">
          <w:tblGrid>
            <w:gridCol w:w="1140"/>
            <w:gridCol w:w="12180"/>
          </w:tblGrid>
        </w:tblGridChange>
      </w:tblGrid>
      <w:tr w:rsidR="008A36AA" w:rsidRPr="00026D22" w14:paraId="11168295" w14:textId="77777777" w:rsidTr="66DA27BF">
        <w:trPr>
          <w:trHeight w:val="546"/>
        </w:trPr>
        <w:tc>
          <w:tcPr>
            <w:tcW w:w="1140" w:type="dxa"/>
            <w:tcBorders>
              <w:top w:val="single" w:sz="8" w:space="0" w:color="2A283C" w:themeColor="accent4"/>
              <w:left w:val="nil"/>
              <w:bottom w:val="single" w:sz="8" w:space="0" w:color="2A283C" w:themeColor="accent4"/>
              <w:right w:val="nil"/>
            </w:tcBorders>
            <w:shd w:val="clear" w:color="auto" w:fill="4530A8" w:themeFill="accent1"/>
            <w:tcMar>
              <w:top w:w="72" w:type="dxa"/>
              <w:left w:w="144" w:type="dxa"/>
              <w:bottom w:w="72" w:type="dxa"/>
              <w:right w:w="144" w:type="dxa"/>
            </w:tcMar>
            <w:hideMark/>
          </w:tcPr>
          <w:p w14:paraId="15CE1B38" w14:textId="77777777" w:rsidR="008A36AA" w:rsidRPr="0041374C" w:rsidRDefault="008A36AA" w:rsidP="00766F7F">
            <w:pPr>
              <w:spacing w:after="0" w:line="240" w:lineRule="auto"/>
              <w:jc w:val="center"/>
              <w:rPr>
                <w:b/>
                <w:bCs/>
                <w:color w:val="FFFFFF" w:themeColor="background1"/>
                <w:szCs w:val="24"/>
              </w:rPr>
            </w:pPr>
            <w:r w:rsidRPr="0041374C">
              <w:rPr>
                <w:b/>
                <w:bCs/>
                <w:color w:val="FFFFFF" w:themeColor="background1"/>
                <w:szCs w:val="24"/>
              </w:rPr>
              <w:t>BR#</w:t>
            </w:r>
          </w:p>
        </w:tc>
        <w:tc>
          <w:tcPr>
            <w:tcW w:w="12180" w:type="dxa"/>
            <w:tcBorders>
              <w:top w:val="single" w:sz="8" w:space="0" w:color="2A283C" w:themeColor="accent4"/>
              <w:left w:val="nil"/>
              <w:bottom w:val="single" w:sz="8" w:space="0" w:color="2A283C" w:themeColor="accent4"/>
              <w:right w:val="nil"/>
            </w:tcBorders>
            <w:shd w:val="clear" w:color="auto" w:fill="4530A8" w:themeFill="accent1"/>
          </w:tcPr>
          <w:p w14:paraId="03633C8C" w14:textId="77777777" w:rsidR="008A36AA" w:rsidRPr="0041374C" w:rsidRDefault="008A36AA" w:rsidP="00766F7F">
            <w:pPr>
              <w:spacing w:after="0" w:line="240" w:lineRule="auto"/>
              <w:rPr>
                <w:b/>
                <w:bCs/>
                <w:color w:val="FFFFFF" w:themeColor="background1"/>
                <w:szCs w:val="24"/>
                <w:lang w:val="en-US"/>
              </w:rPr>
            </w:pPr>
            <w:r w:rsidRPr="0041374C">
              <w:rPr>
                <w:b/>
                <w:bCs/>
                <w:color w:val="FFFFFF" w:themeColor="background1"/>
                <w:szCs w:val="24"/>
                <w:lang w:val="en-US"/>
              </w:rPr>
              <w:t>Description</w:t>
            </w:r>
          </w:p>
        </w:tc>
      </w:tr>
      <w:tr w:rsidR="00C862F8" w:rsidRPr="00026D22" w14:paraId="6FF3F756" w14:textId="77777777" w:rsidTr="66DA27BF">
        <w:trPr>
          <w:trHeight w:val="546"/>
        </w:trPr>
        <w:tc>
          <w:tcPr>
            <w:tcW w:w="114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693FAEA1" w14:textId="788E853B" w:rsidR="00C862F8" w:rsidRDefault="00C862F8" w:rsidP="00766F7F">
            <w:pPr>
              <w:spacing w:after="0" w:line="240" w:lineRule="auto"/>
              <w:jc w:val="center"/>
              <w:rPr>
                <w:sz w:val="22"/>
              </w:rPr>
            </w:pPr>
            <w:bookmarkStart w:id="85" w:name="UP1"/>
            <w:r>
              <w:rPr>
                <w:sz w:val="22"/>
              </w:rPr>
              <w:t>UP</w:t>
            </w:r>
            <w:r w:rsidR="00F707A1">
              <w:rPr>
                <w:sz w:val="22"/>
              </w:rPr>
              <w:t>1</w:t>
            </w:r>
            <w:bookmarkEnd w:id="85"/>
          </w:p>
        </w:tc>
        <w:tc>
          <w:tcPr>
            <w:tcW w:w="12180" w:type="dxa"/>
            <w:tcBorders>
              <w:top w:val="single" w:sz="2" w:space="0" w:color="2A283C" w:themeColor="accent4"/>
              <w:left w:val="nil"/>
              <w:bottom w:val="single" w:sz="2" w:space="0" w:color="2A283C" w:themeColor="accent4"/>
              <w:right w:val="nil"/>
            </w:tcBorders>
          </w:tcPr>
          <w:p w14:paraId="75203E4F" w14:textId="3375D064" w:rsidR="00C862F8" w:rsidRPr="00583DD9" w:rsidRDefault="00DE47FE" w:rsidP="00766F7F">
            <w:pPr>
              <w:spacing w:after="0" w:line="240" w:lineRule="auto"/>
              <w:rPr>
                <w:b/>
                <w:color w:val="auto"/>
                <w:sz w:val="22"/>
              </w:rPr>
            </w:pPr>
            <w:r>
              <w:rPr>
                <w:sz w:val="22"/>
              </w:rPr>
              <w:t xml:space="preserve">The </w:t>
            </w:r>
            <w:r w:rsidRPr="00583DD9">
              <w:rPr>
                <w:color w:val="auto"/>
                <w:sz w:val="22"/>
              </w:rPr>
              <w:t xml:space="preserve">user profile will contain </w:t>
            </w:r>
            <w:r w:rsidR="00366A22" w:rsidRPr="00583DD9">
              <w:rPr>
                <w:color w:val="auto"/>
                <w:sz w:val="22"/>
              </w:rPr>
              <w:t xml:space="preserve">the following </w:t>
            </w:r>
            <w:r w:rsidR="002516CA" w:rsidRPr="00583DD9">
              <w:rPr>
                <w:color w:val="auto"/>
                <w:sz w:val="22"/>
              </w:rPr>
              <w:t xml:space="preserve">fields </w:t>
            </w:r>
            <w:r w:rsidR="008A3F0E" w:rsidRPr="00583DD9">
              <w:rPr>
                <w:color w:val="auto"/>
                <w:sz w:val="22"/>
              </w:rPr>
              <w:t xml:space="preserve">that </w:t>
            </w:r>
            <w:r w:rsidR="002516CA" w:rsidRPr="00583DD9">
              <w:rPr>
                <w:color w:val="auto"/>
                <w:sz w:val="22"/>
              </w:rPr>
              <w:t xml:space="preserve">are </w:t>
            </w:r>
            <w:r w:rsidR="002516CA" w:rsidRPr="00583DD9">
              <w:rPr>
                <w:b/>
                <w:color w:val="auto"/>
                <w:sz w:val="22"/>
              </w:rPr>
              <w:t>not editable:</w:t>
            </w:r>
          </w:p>
          <w:p w14:paraId="68332C14" w14:textId="6EF61F3A" w:rsidR="002516CA" w:rsidRPr="00583DD9" w:rsidRDefault="2221A7D9" w:rsidP="15A9F211">
            <w:pPr>
              <w:pStyle w:val="ListParagraph"/>
              <w:spacing w:after="0" w:line="240" w:lineRule="auto"/>
              <w:rPr>
                <w:color w:val="2A283C" w:themeColor="accent4"/>
              </w:rPr>
            </w:pPr>
            <w:r>
              <w:t>User email address</w:t>
            </w:r>
            <w:r w:rsidR="19BBB6F3">
              <w:t xml:space="preserve"> from </w:t>
            </w:r>
            <w:r w:rsidR="1D120673">
              <w:t xml:space="preserve">the user </w:t>
            </w:r>
            <w:r w:rsidR="19BBB6F3">
              <w:t xml:space="preserve">departmental </w:t>
            </w:r>
            <w:r w:rsidR="190B9D74">
              <w:t>tenant</w:t>
            </w:r>
          </w:p>
          <w:p w14:paraId="2854CDAC" w14:textId="5F86404E" w:rsidR="00477727" w:rsidRPr="00583DD9" w:rsidRDefault="7CD56192" w:rsidP="00766F7F">
            <w:pPr>
              <w:pStyle w:val="ListParagraph"/>
              <w:numPr>
                <w:ilvl w:val="0"/>
                <w:numId w:val="6"/>
              </w:numPr>
              <w:spacing w:after="0" w:line="240" w:lineRule="auto"/>
              <w:rPr>
                <w:color w:val="auto"/>
                <w:sz w:val="22"/>
              </w:rPr>
            </w:pPr>
            <w:r w:rsidRPr="00583DD9">
              <w:rPr>
                <w:b/>
                <w:color w:val="auto"/>
                <w:sz w:val="22"/>
              </w:rPr>
              <w:t>Full name</w:t>
            </w:r>
            <w:r w:rsidR="28E96630" w:rsidRPr="016434AF">
              <w:rPr>
                <w:color w:val="auto"/>
                <w:sz w:val="22"/>
              </w:rPr>
              <w:t xml:space="preserve"> of the user</w:t>
            </w:r>
            <w:r w:rsidR="00995413" w:rsidRPr="016434AF">
              <w:rPr>
                <w:color w:val="auto"/>
                <w:sz w:val="22"/>
              </w:rPr>
              <w:t>, if available from the user departmental tenant</w:t>
            </w:r>
            <w:r w:rsidR="006A4D67" w:rsidRPr="016434AF">
              <w:rPr>
                <w:color w:val="auto"/>
                <w:sz w:val="22"/>
              </w:rPr>
              <w:t>.</w:t>
            </w:r>
          </w:p>
          <w:p w14:paraId="4B1B435C" w14:textId="11A188FB" w:rsidR="00EB53EF" w:rsidRPr="008A3F0E" w:rsidRDefault="008A3F0E" w:rsidP="00766F7F">
            <w:pPr>
              <w:spacing w:after="0" w:line="240" w:lineRule="auto"/>
              <w:rPr>
                <w:sz w:val="22"/>
              </w:rPr>
            </w:pPr>
            <w:r w:rsidRPr="00583DD9">
              <w:rPr>
                <w:color w:val="auto"/>
                <w:sz w:val="22"/>
              </w:rPr>
              <w:t xml:space="preserve">These attributes will be </w:t>
            </w:r>
            <w:r w:rsidR="00646A44" w:rsidRPr="00583DD9">
              <w:rPr>
                <w:color w:val="auto"/>
                <w:sz w:val="22"/>
              </w:rPr>
              <w:t>captured and stored</w:t>
            </w:r>
            <w:r w:rsidRPr="00583DD9">
              <w:rPr>
                <w:color w:val="auto"/>
                <w:sz w:val="22"/>
              </w:rPr>
              <w:t xml:space="preserve"> from the organization’s </w:t>
            </w:r>
            <w:r w:rsidR="004E3961" w:rsidRPr="00583DD9">
              <w:rPr>
                <w:color w:val="auto"/>
                <w:sz w:val="22"/>
              </w:rPr>
              <w:t>Azure AD tenant</w:t>
            </w:r>
            <w:r w:rsidRPr="00583DD9">
              <w:rPr>
                <w:color w:val="auto"/>
                <w:sz w:val="22"/>
              </w:rPr>
              <w:t>.</w:t>
            </w:r>
            <w:r w:rsidR="000819BA" w:rsidRPr="00583DD9">
              <w:rPr>
                <w:color w:val="auto"/>
                <w:sz w:val="22"/>
              </w:rPr>
              <w:t xml:space="preserve"> The viability of capturing this information from the organization’s Azure AD tenant wi</w:t>
            </w:r>
            <w:r w:rsidR="00B40C59" w:rsidRPr="00583DD9">
              <w:rPr>
                <w:color w:val="auto"/>
                <w:sz w:val="22"/>
              </w:rPr>
              <w:t xml:space="preserve">ll be confirmed in the design and </w:t>
            </w:r>
            <w:r w:rsidR="448C8531" w:rsidRPr="79160FA8">
              <w:rPr>
                <w:color w:val="auto"/>
                <w:sz w:val="22"/>
              </w:rPr>
              <w:t>validation</w:t>
            </w:r>
            <w:r w:rsidR="00B40C59" w:rsidRPr="00583DD9">
              <w:rPr>
                <w:color w:val="auto"/>
                <w:sz w:val="22"/>
              </w:rPr>
              <w:t xml:space="preserve"> phase.</w:t>
            </w:r>
          </w:p>
        </w:tc>
      </w:tr>
      <w:tr w:rsidR="00C862F8" w:rsidRPr="00026D22" w14:paraId="235E9443" w14:textId="77777777" w:rsidTr="66DA27BF">
        <w:trPr>
          <w:trHeight w:val="9195"/>
        </w:trPr>
        <w:tc>
          <w:tcPr>
            <w:tcW w:w="114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10D5194D" w14:textId="376F63A0" w:rsidR="00C862F8" w:rsidRPr="00026D22" w:rsidRDefault="00C862F8" w:rsidP="00766F7F">
            <w:pPr>
              <w:spacing w:after="0" w:line="240" w:lineRule="auto"/>
              <w:jc w:val="center"/>
              <w:rPr>
                <w:sz w:val="22"/>
              </w:rPr>
            </w:pPr>
            <w:bookmarkStart w:id="86" w:name="UP2"/>
            <w:r>
              <w:rPr>
                <w:sz w:val="22"/>
              </w:rPr>
              <w:t>UP</w:t>
            </w:r>
            <w:r w:rsidR="00F707A1">
              <w:rPr>
                <w:sz w:val="22"/>
              </w:rPr>
              <w:t>2</w:t>
            </w:r>
            <w:bookmarkEnd w:id="86"/>
          </w:p>
        </w:tc>
        <w:tc>
          <w:tcPr>
            <w:tcW w:w="12180" w:type="dxa"/>
            <w:tcBorders>
              <w:top w:val="single" w:sz="2" w:space="0" w:color="2A283C" w:themeColor="accent4"/>
              <w:left w:val="nil"/>
              <w:bottom w:val="single" w:sz="2" w:space="0" w:color="2A283C" w:themeColor="accent4"/>
              <w:right w:val="nil"/>
            </w:tcBorders>
          </w:tcPr>
          <w:p w14:paraId="13A99ECF" w14:textId="57F02828" w:rsidR="00C862F8" w:rsidRDefault="00FE2F73" w:rsidP="00766F7F">
            <w:pPr>
              <w:spacing w:after="0" w:line="240" w:lineRule="auto"/>
              <w:rPr>
                <w:sz w:val="22"/>
              </w:rPr>
            </w:pPr>
            <w:r>
              <w:rPr>
                <w:sz w:val="22"/>
              </w:rPr>
              <w:t xml:space="preserve">The user profile will contain the following </w:t>
            </w:r>
            <w:r w:rsidR="001559F7">
              <w:rPr>
                <w:sz w:val="22"/>
              </w:rPr>
              <w:t xml:space="preserve">additional </w:t>
            </w:r>
            <w:r w:rsidR="001D38BE">
              <w:rPr>
                <w:sz w:val="22"/>
              </w:rPr>
              <w:t>fields:</w:t>
            </w:r>
          </w:p>
          <w:p w14:paraId="7E832BBD" w14:textId="7B9438FE" w:rsidR="001D38BE" w:rsidRDefault="00D33234" w:rsidP="00766F7F">
            <w:pPr>
              <w:pStyle w:val="ListParagraph"/>
              <w:numPr>
                <w:ilvl w:val="0"/>
                <w:numId w:val="7"/>
              </w:numPr>
              <w:spacing w:after="0" w:line="240" w:lineRule="auto"/>
              <w:rPr>
                <w:sz w:val="22"/>
              </w:rPr>
            </w:pPr>
            <w:r w:rsidRPr="002D402A">
              <w:rPr>
                <w:b/>
                <w:bCs/>
                <w:sz w:val="22"/>
              </w:rPr>
              <w:t xml:space="preserve">Job </w:t>
            </w:r>
            <w:r w:rsidR="00930FD1" w:rsidRPr="002D402A">
              <w:rPr>
                <w:b/>
                <w:bCs/>
                <w:sz w:val="22"/>
              </w:rPr>
              <w:t>Title</w:t>
            </w:r>
            <w:r w:rsidR="00011E10">
              <w:rPr>
                <w:b/>
                <w:bCs/>
                <w:sz w:val="22"/>
              </w:rPr>
              <w:t xml:space="preserve"> (mandatory)</w:t>
            </w:r>
            <w:r w:rsidR="00DE13FD">
              <w:rPr>
                <w:sz w:val="22"/>
              </w:rPr>
              <w:t xml:space="preserve">, where the </w:t>
            </w:r>
            <w:r w:rsidR="00EA6A64">
              <w:rPr>
                <w:sz w:val="22"/>
              </w:rPr>
              <w:t>user will be able to select one of the following options:</w:t>
            </w:r>
          </w:p>
          <w:p w14:paraId="6F5827CA" w14:textId="334F135A" w:rsidR="00D33234" w:rsidRPr="0012366D" w:rsidRDefault="000D06C5" w:rsidP="00766F7F">
            <w:pPr>
              <w:pStyle w:val="ListParagraph"/>
              <w:numPr>
                <w:ilvl w:val="1"/>
                <w:numId w:val="7"/>
              </w:numPr>
              <w:spacing w:after="0" w:line="240" w:lineRule="auto"/>
              <w:rPr>
                <w:b/>
                <w:bCs/>
                <w:sz w:val="22"/>
              </w:rPr>
            </w:pPr>
            <w:r w:rsidRPr="0012366D">
              <w:rPr>
                <w:b/>
                <w:bCs/>
                <w:sz w:val="22"/>
              </w:rPr>
              <w:t>Supervisor</w:t>
            </w:r>
          </w:p>
          <w:p w14:paraId="32181383" w14:textId="57671294" w:rsidR="000D06C5" w:rsidRPr="0012366D" w:rsidRDefault="000D06C5" w:rsidP="00766F7F">
            <w:pPr>
              <w:pStyle w:val="ListParagraph"/>
              <w:numPr>
                <w:ilvl w:val="1"/>
                <w:numId w:val="7"/>
              </w:numPr>
              <w:spacing w:after="0" w:line="240" w:lineRule="auto"/>
              <w:rPr>
                <w:b/>
                <w:bCs/>
                <w:sz w:val="22"/>
              </w:rPr>
            </w:pPr>
            <w:r w:rsidRPr="0012366D">
              <w:rPr>
                <w:b/>
                <w:bCs/>
                <w:sz w:val="22"/>
              </w:rPr>
              <w:t>Manager</w:t>
            </w:r>
          </w:p>
          <w:p w14:paraId="52D379D0" w14:textId="66EDF3EE" w:rsidR="000D06C5" w:rsidRPr="0012366D" w:rsidRDefault="000D06C5" w:rsidP="00766F7F">
            <w:pPr>
              <w:pStyle w:val="ListParagraph"/>
              <w:numPr>
                <w:ilvl w:val="1"/>
                <w:numId w:val="7"/>
              </w:numPr>
              <w:spacing w:after="0" w:line="240" w:lineRule="auto"/>
              <w:rPr>
                <w:b/>
                <w:bCs/>
                <w:sz w:val="22"/>
              </w:rPr>
            </w:pPr>
            <w:r w:rsidRPr="0012366D">
              <w:rPr>
                <w:b/>
                <w:bCs/>
                <w:sz w:val="22"/>
              </w:rPr>
              <w:t>Director</w:t>
            </w:r>
          </w:p>
          <w:p w14:paraId="7EE07D36" w14:textId="0E6E2492" w:rsidR="000D06C5" w:rsidRPr="0012366D" w:rsidRDefault="000D06C5" w:rsidP="00766F7F">
            <w:pPr>
              <w:pStyle w:val="ListParagraph"/>
              <w:numPr>
                <w:ilvl w:val="1"/>
                <w:numId w:val="7"/>
              </w:numPr>
              <w:spacing w:after="0" w:line="240" w:lineRule="auto"/>
              <w:rPr>
                <w:b/>
                <w:bCs/>
                <w:sz w:val="22"/>
              </w:rPr>
            </w:pPr>
            <w:r w:rsidRPr="0012366D">
              <w:rPr>
                <w:b/>
                <w:bCs/>
                <w:sz w:val="22"/>
              </w:rPr>
              <w:t>Senior Director</w:t>
            </w:r>
          </w:p>
          <w:p w14:paraId="1D263A0E" w14:textId="260FD0D7" w:rsidR="000D06C5" w:rsidRPr="0012366D" w:rsidRDefault="000D06C5" w:rsidP="00766F7F">
            <w:pPr>
              <w:pStyle w:val="ListParagraph"/>
              <w:numPr>
                <w:ilvl w:val="1"/>
                <w:numId w:val="7"/>
              </w:numPr>
              <w:spacing w:after="0" w:line="240" w:lineRule="auto"/>
              <w:rPr>
                <w:b/>
                <w:bCs/>
                <w:sz w:val="22"/>
              </w:rPr>
            </w:pPr>
            <w:r w:rsidRPr="0012366D">
              <w:rPr>
                <w:b/>
                <w:bCs/>
                <w:sz w:val="22"/>
              </w:rPr>
              <w:t>Director General</w:t>
            </w:r>
            <w:r w:rsidR="05967CFF" w:rsidRPr="721E1108">
              <w:rPr>
                <w:b/>
                <w:bCs/>
                <w:sz w:val="22"/>
              </w:rPr>
              <w:t xml:space="preserve"> </w:t>
            </w:r>
          </w:p>
          <w:p w14:paraId="6B075F2C" w14:textId="30BEB84D" w:rsidR="000D06C5" w:rsidRPr="0012366D" w:rsidRDefault="000D06C5" w:rsidP="00766F7F">
            <w:pPr>
              <w:pStyle w:val="ListParagraph"/>
              <w:numPr>
                <w:ilvl w:val="1"/>
                <w:numId w:val="7"/>
              </w:numPr>
              <w:spacing w:after="0" w:line="240" w:lineRule="auto"/>
              <w:rPr>
                <w:b/>
                <w:bCs/>
                <w:sz w:val="22"/>
              </w:rPr>
            </w:pPr>
            <w:r w:rsidRPr="0012366D">
              <w:rPr>
                <w:b/>
                <w:bCs/>
                <w:sz w:val="22"/>
              </w:rPr>
              <w:t>Assistant Deputy Minister</w:t>
            </w:r>
          </w:p>
          <w:p w14:paraId="372DF4BF" w14:textId="55438590" w:rsidR="00574FEF" w:rsidRPr="0012366D" w:rsidRDefault="06ACEE59" w:rsidP="00766F7F">
            <w:pPr>
              <w:pStyle w:val="ListParagraph"/>
              <w:numPr>
                <w:ilvl w:val="1"/>
                <w:numId w:val="7"/>
              </w:numPr>
              <w:spacing w:after="0" w:line="240" w:lineRule="auto"/>
              <w:rPr>
                <w:b/>
                <w:bCs/>
                <w:sz w:val="22"/>
              </w:rPr>
            </w:pPr>
            <w:r w:rsidRPr="4758F2E6">
              <w:rPr>
                <w:b/>
                <w:bCs/>
                <w:sz w:val="22"/>
              </w:rPr>
              <w:t>Other</w:t>
            </w:r>
          </w:p>
          <w:p w14:paraId="79F84B88" w14:textId="1954AEE8" w:rsidR="00930FD1" w:rsidRPr="002705BA" w:rsidRDefault="41BC4B0F" w:rsidP="15A9F211">
            <w:pPr>
              <w:pStyle w:val="ListParagraph"/>
              <w:spacing w:after="0" w:line="240" w:lineRule="auto"/>
              <w:rPr>
                <w:b/>
                <w:bCs/>
                <w:sz w:val="22"/>
              </w:rPr>
            </w:pPr>
            <w:r w:rsidRPr="15A9F211">
              <w:rPr>
                <w:b/>
                <w:bCs/>
                <w:sz w:val="22"/>
              </w:rPr>
              <w:t>Role</w:t>
            </w:r>
            <w:r w:rsidR="4E719877" w:rsidRPr="15A9F211">
              <w:rPr>
                <w:b/>
                <w:bCs/>
                <w:sz w:val="22"/>
              </w:rPr>
              <w:t xml:space="preserve"> (mandatory)</w:t>
            </w:r>
            <w:r w:rsidR="1476B3CD" w:rsidRPr="15A9F211">
              <w:rPr>
                <w:sz w:val="22"/>
              </w:rPr>
              <w:t>, where the user will be able to select one of the following options:</w:t>
            </w:r>
          </w:p>
          <w:p w14:paraId="16A64733" w14:textId="560C21E6" w:rsidR="00DE3428" w:rsidRPr="0012366D" w:rsidRDefault="00DE3428" w:rsidP="00766F7F">
            <w:pPr>
              <w:pStyle w:val="ListParagraph"/>
              <w:numPr>
                <w:ilvl w:val="1"/>
                <w:numId w:val="7"/>
              </w:numPr>
              <w:spacing w:after="0" w:line="240" w:lineRule="auto"/>
              <w:rPr>
                <w:b/>
                <w:bCs/>
                <w:sz w:val="22"/>
              </w:rPr>
            </w:pPr>
            <w:r w:rsidRPr="0012366D">
              <w:rPr>
                <w:b/>
                <w:bCs/>
                <w:sz w:val="22"/>
              </w:rPr>
              <w:t xml:space="preserve">SSC </w:t>
            </w:r>
            <w:r w:rsidR="00E31B2F" w:rsidRPr="0012366D">
              <w:rPr>
                <w:b/>
                <w:bCs/>
                <w:sz w:val="22"/>
              </w:rPr>
              <w:t>Liaison</w:t>
            </w:r>
          </w:p>
          <w:p w14:paraId="2709BFAC" w14:textId="33888014" w:rsidR="002705BA" w:rsidRPr="0012366D" w:rsidRDefault="00F96CA0" w:rsidP="00766F7F">
            <w:pPr>
              <w:pStyle w:val="ListParagraph"/>
              <w:numPr>
                <w:ilvl w:val="1"/>
                <w:numId w:val="7"/>
              </w:numPr>
              <w:spacing w:after="0" w:line="240" w:lineRule="auto"/>
              <w:rPr>
                <w:b/>
                <w:bCs/>
                <w:sz w:val="22"/>
              </w:rPr>
            </w:pPr>
            <w:r w:rsidRPr="0012366D">
              <w:rPr>
                <w:b/>
                <w:bCs/>
                <w:sz w:val="22"/>
              </w:rPr>
              <w:t>Chief Information Officer (CIO)</w:t>
            </w:r>
          </w:p>
          <w:p w14:paraId="38057681" w14:textId="196DB211" w:rsidR="00F96CA0" w:rsidRPr="0012366D" w:rsidRDefault="00615213" w:rsidP="00766F7F">
            <w:pPr>
              <w:pStyle w:val="ListParagraph"/>
              <w:numPr>
                <w:ilvl w:val="1"/>
                <w:numId w:val="7"/>
              </w:numPr>
              <w:spacing w:after="0" w:line="240" w:lineRule="auto"/>
              <w:rPr>
                <w:b/>
                <w:bCs/>
                <w:sz w:val="22"/>
              </w:rPr>
            </w:pPr>
            <w:r w:rsidRPr="0012366D">
              <w:rPr>
                <w:b/>
                <w:bCs/>
                <w:sz w:val="22"/>
              </w:rPr>
              <w:t>CIO Advisor</w:t>
            </w:r>
          </w:p>
          <w:p w14:paraId="0C79786C" w14:textId="693EA263" w:rsidR="002705BA" w:rsidRPr="0012366D" w:rsidRDefault="00777577" w:rsidP="00766F7F">
            <w:pPr>
              <w:pStyle w:val="ListParagraph"/>
              <w:numPr>
                <w:ilvl w:val="1"/>
                <w:numId w:val="7"/>
              </w:numPr>
              <w:spacing w:after="0" w:line="240" w:lineRule="auto"/>
              <w:rPr>
                <w:b/>
                <w:bCs/>
                <w:sz w:val="22"/>
              </w:rPr>
            </w:pPr>
            <w:r w:rsidRPr="0012366D">
              <w:rPr>
                <w:b/>
                <w:bCs/>
                <w:sz w:val="22"/>
              </w:rPr>
              <w:t>Communications Officer</w:t>
            </w:r>
          </w:p>
          <w:p w14:paraId="2FF4AAE8" w14:textId="77777777" w:rsidR="002705BA" w:rsidRDefault="203CC26A" w:rsidP="15A9F211">
            <w:pPr>
              <w:pStyle w:val="ListParagraph"/>
              <w:spacing w:after="0" w:line="240" w:lineRule="auto"/>
              <w:rPr>
                <w:sz w:val="22"/>
              </w:rPr>
            </w:pPr>
            <w:r w:rsidRPr="15A9F211">
              <w:rPr>
                <w:b/>
                <w:bCs/>
                <w:sz w:val="22"/>
              </w:rPr>
              <w:t>Other (specify)</w:t>
            </w:r>
            <w:r w:rsidRPr="15A9F211">
              <w:rPr>
                <w:sz w:val="22"/>
              </w:rPr>
              <w:t>, user will be asked to specify the role</w:t>
            </w:r>
            <w:commentRangeStart w:id="87"/>
            <w:commentRangeStart w:id="88"/>
            <w:commentRangeEnd w:id="87"/>
            <w:r w:rsidR="00DB1C45">
              <w:rPr>
                <w:rStyle w:val="CommentReference"/>
              </w:rPr>
              <w:commentReference w:id="87"/>
            </w:r>
            <w:commentRangeEnd w:id="88"/>
            <w:r w:rsidR="00C311C7">
              <w:rPr>
                <w:rStyle w:val="CommentReference"/>
                <w:rFonts w:ascii="Arial" w:hAnsi="Arial"/>
              </w:rPr>
              <w:commentReference w:id="88"/>
            </w:r>
          </w:p>
          <w:p w14:paraId="11DE9861" w14:textId="77777777" w:rsidR="00BD4950" w:rsidRDefault="00BD4950" w:rsidP="00766F7F">
            <w:pPr>
              <w:spacing w:after="0" w:line="240" w:lineRule="auto"/>
              <w:rPr>
                <w:color w:val="C91CB3" w:themeColor="accent2"/>
                <w:sz w:val="22"/>
              </w:rPr>
            </w:pPr>
          </w:p>
          <w:p w14:paraId="30751F6D" w14:textId="26F462A9" w:rsidR="00801C6D" w:rsidRPr="00583DD9" w:rsidRDefault="002E6B7C" w:rsidP="00766F7F">
            <w:pPr>
              <w:spacing w:after="0" w:line="240" w:lineRule="auto"/>
              <w:rPr>
                <w:color w:val="auto"/>
                <w:sz w:val="22"/>
              </w:rPr>
            </w:pPr>
            <w:r w:rsidRPr="00583DD9">
              <w:rPr>
                <w:color w:val="auto"/>
                <w:sz w:val="22"/>
              </w:rPr>
              <w:t xml:space="preserve">Information captured from the </w:t>
            </w:r>
            <w:r w:rsidR="003B38ED" w:rsidRPr="00583DD9">
              <w:rPr>
                <w:color w:val="auto"/>
                <w:sz w:val="22"/>
              </w:rPr>
              <w:t xml:space="preserve">organization </w:t>
            </w:r>
            <w:r w:rsidR="00831DF2" w:rsidRPr="00583DD9">
              <w:rPr>
                <w:color w:val="auto"/>
                <w:sz w:val="22"/>
              </w:rPr>
              <w:t xml:space="preserve">Azure tenant will be stored and/or used in the application </w:t>
            </w:r>
            <w:r w:rsidR="005F2773" w:rsidRPr="00583DD9">
              <w:rPr>
                <w:color w:val="auto"/>
                <w:sz w:val="22"/>
              </w:rPr>
              <w:t xml:space="preserve">and will not be editable, while fields that are either not in </w:t>
            </w:r>
            <w:r w:rsidR="003B38ED" w:rsidRPr="00583DD9">
              <w:rPr>
                <w:color w:val="auto"/>
                <w:sz w:val="22"/>
              </w:rPr>
              <w:t xml:space="preserve">organization </w:t>
            </w:r>
            <w:r w:rsidR="005F2773" w:rsidRPr="00583DD9">
              <w:rPr>
                <w:color w:val="auto"/>
                <w:sz w:val="22"/>
              </w:rPr>
              <w:t xml:space="preserve">Azure tenant or are unreliable will be editable </w:t>
            </w:r>
            <w:r w:rsidR="000B1688" w:rsidRPr="00583DD9">
              <w:rPr>
                <w:color w:val="auto"/>
                <w:sz w:val="22"/>
              </w:rPr>
              <w:t>by the authorized user.</w:t>
            </w:r>
            <w:r w:rsidR="008F73BE" w:rsidRPr="00583DD9">
              <w:rPr>
                <w:color w:val="auto"/>
                <w:sz w:val="22"/>
              </w:rPr>
              <w:t xml:space="preserve"> Additional fields may</w:t>
            </w:r>
            <w:r w:rsidR="137C2A6D" w:rsidRPr="00583DD9">
              <w:rPr>
                <w:color w:val="auto"/>
                <w:sz w:val="22"/>
              </w:rPr>
              <w:t xml:space="preserve"> </w:t>
            </w:r>
            <w:r w:rsidR="008F73BE" w:rsidRPr="00583DD9">
              <w:rPr>
                <w:color w:val="auto"/>
                <w:sz w:val="22"/>
              </w:rPr>
              <w:t>be added during the design and implementation phase.</w:t>
            </w:r>
          </w:p>
          <w:p w14:paraId="20B7F4C4" w14:textId="77777777" w:rsidR="009B6AA2" w:rsidRPr="00583DD9" w:rsidRDefault="009B6AA2" w:rsidP="00766F7F">
            <w:pPr>
              <w:spacing w:after="0" w:line="240" w:lineRule="auto"/>
              <w:rPr>
                <w:color w:val="auto"/>
                <w:sz w:val="22"/>
              </w:rPr>
            </w:pPr>
          </w:p>
          <w:p w14:paraId="3CEB2105" w14:textId="4F1A0EB3" w:rsidR="0082682C" w:rsidRPr="0082682C" w:rsidRDefault="7DFA9FBB" w:rsidP="00766F7F">
            <w:pPr>
              <w:spacing w:after="0" w:line="240" w:lineRule="auto"/>
              <w:rPr>
                <w:sz w:val="22"/>
              </w:rPr>
            </w:pPr>
            <w:r w:rsidRPr="4758F2E6">
              <w:rPr>
                <w:color w:val="auto"/>
                <w:sz w:val="22"/>
              </w:rPr>
              <w:t>T</w:t>
            </w:r>
            <w:r w:rsidR="440DC2BB" w:rsidRPr="4758F2E6">
              <w:rPr>
                <w:color w:val="auto"/>
                <w:sz w:val="22"/>
              </w:rPr>
              <w:t>h</w:t>
            </w:r>
            <w:r w:rsidR="6C595725" w:rsidRPr="4758F2E6">
              <w:rPr>
                <w:color w:val="auto"/>
                <w:sz w:val="22"/>
              </w:rPr>
              <w:t xml:space="preserve">ese </w:t>
            </w:r>
            <w:r w:rsidR="440DC2BB" w:rsidRPr="4758F2E6">
              <w:rPr>
                <w:color w:val="auto"/>
                <w:sz w:val="22"/>
              </w:rPr>
              <w:t>field</w:t>
            </w:r>
            <w:r w:rsidR="6C595725" w:rsidRPr="4758F2E6">
              <w:rPr>
                <w:color w:val="auto"/>
                <w:sz w:val="22"/>
              </w:rPr>
              <w:t>s</w:t>
            </w:r>
            <w:r w:rsidR="440DC2BB" w:rsidRPr="4758F2E6">
              <w:rPr>
                <w:color w:val="auto"/>
                <w:sz w:val="22"/>
              </w:rPr>
              <w:t xml:space="preserve"> </w:t>
            </w:r>
            <w:r w:rsidRPr="4758F2E6">
              <w:rPr>
                <w:color w:val="auto"/>
                <w:sz w:val="22"/>
              </w:rPr>
              <w:t xml:space="preserve">will provide important insights into the roles of the users accessing the </w:t>
            </w:r>
            <w:r w:rsidR="331B2FE8" w:rsidRPr="4758F2E6">
              <w:rPr>
                <w:color w:val="auto"/>
                <w:sz w:val="22"/>
              </w:rPr>
              <w:t>portal</w:t>
            </w:r>
            <w:r w:rsidRPr="4758F2E6">
              <w:rPr>
                <w:color w:val="auto"/>
                <w:sz w:val="22"/>
              </w:rPr>
              <w:t xml:space="preserve"> and thus, </w:t>
            </w:r>
            <w:r w:rsidR="440DC2BB" w:rsidRPr="4758F2E6">
              <w:rPr>
                <w:color w:val="auto"/>
                <w:sz w:val="22"/>
              </w:rPr>
              <w:t xml:space="preserve">maybe used </w:t>
            </w:r>
            <w:r w:rsidR="440DC2BB" w:rsidRPr="4758F2E6">
              <w:rPr>
                <w:color w:val="auto"/>
                <w:sz w:val="22"/>
                <w:u w:val="single"/>
              </w:rPr>
              <w:t>in the future</w:t>
            </w:r>
            <w:r w:rsidR="440DC2BB" w:rsidRPr="4758F2E6">
              <w:rPr>
                <w:color w:val="auto"/>
                <w:sz w:val="22"/>
              </w:rPr>
              <w:t xml:space="preserve"> to tailor the content to the user.</w:t>
            </w:r>
          </w:p>
        </w:tc>
      </w:tr>
      <w:tr w:rsidR="00FA4BB7" w:rsidRPr="00026D22" w14:paraId="3373D563" w14:textId="77777777" w:rsidTr="66DA27BF">
        <w:tblPrEx>
          <w:tblW w:w="13320" w:type="dxa"/>
          <w:tblCellMar>
            <w:left w:w="0" w:type="dxa"/>
            <w:right w:w="0" w:type="dxa"/>
          </w:tblCellMar>
          <w:tblLook w:val="0420" w:firstRow="1" w:lastRow="0" w:firstColumn="0" w:lastColumn="0" w:noHBand="0" w:noVBand="1"/>
          <w:tblPrExChange w:id="89" w:author="Redquest, Michael (SSC/SPC)" w:date="2024-08-27T17:04:00Z">
            <w:tblPrEx>
              <w:tblW w:w="13320" w:type="dxa"/>
              <w:tblCellMar>
                <w:left w:w="0" w:type="dxa"/>
                <w:right w:w="0" w:type="dxa"/>
              </w:tblCellMar>
              <w:tblLook w:val="0420" w:firstRow="1" w:lastRow="0" w:firstColumn="0" w:lastColumn="0" w:noHBand="0" w:noVBand="1"/>
            </w:tblPrEx>
          </w:tblPrExChange>
        </w:tblPrEx>
        <w:trPr>
          <w:trHeight w:val="510"/>
          <w:trPrChange w:id="90" w:author="Redquest, Michael (SSC/SPC)" w:date="2024-08-27T17:04:00Z">
            <w:trPr>
              <w:trHeight w:val="546"/>
            </w:trPr>
          </w:trPrChange>
        </w:trPr>
        <w:tc>
          <w:tcPr>
            <w:tcW w:w="114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Change w:id="91" w:author="Redquest, Michael (SSC/SPC)" w:date="2024-08-27T17:04:00Z">
              <w:tcPr>
                <w:tcW w:w="114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tcPrChange>
          </w:tcPr>
          <w:p w14:paraId="022A82C0" w14:textId="35B2D6CD" w:rsidR="00FA4BB7" w:rsidRDefault="00FA4BB7" w:rsidP="66DA27BF">
            <w:pPr>
              <w:spacing w:after="0" w:line="240" w:lineRule="auto"/>
              <w:jc w:val="center"/>
              <w:rPr>
                <w:sz w:val="22"/>
              </w:rPr>
            </w:pPr>
            <w:del w:id="92" w:author="Redquest, Michael (SSC/SPC)" w:date="2024-08-27T17:05:00Z">
              <w:r w:rsidRPr="66DA27BF" w:rsidDel="25D8EF47">
                <w:rPr>
                  <w:sz w:val="22"/>
                </w:rPr>
                <w:delText>UP</w:delText>
              </w:r>
              <w:r w:rsidRPr="66DA27BF" w:rsidDel="26DAD740">
                <w:rPr>
                  <w:sz w:val="22"/>
                </w:rPr>
                <w:delText>3</w:delText>
              </w:r>
            </w:del>
          </w:p>
        </w:tc>
        <w:tc>
          <w:tcPr>
            <w:tcW w:w="12180" w:type="dxa"/>
            <w:tcBorders>
              <w:top w:val="single" w:sz="2" w:space="0" w:color="2A283C" w:themeColor="accent4"/>
              <w:left w:val="nil"/>
              <w:bottom w:val="single" w:sz="8" w:space="0" w:color="2A283C" w:themeColor="accent4"/>
              <w:right w:val="nil"/>
            </w:tcBorders>
            <w:tcPrChange w:id="93" w:author="Redquest, Michael (SSC/SPC)" w:date="2024-08-27T17:04:00Z">
              <w:tcPr>
                <w:tcW w:w="12180" w:type="dxa"/>
                <w:tcBorders>
                  <w:top w:val="single" w:sz="2" w:space="0" w:color="2A283C" w:themeColor="accent4"/>
                  <w:left w:val="nil"/>
                  <w:bottom w:val="single" w:sz="8" w:space="0" w:color="2A283C" w:themeColor="accent4"/>
                  <w:right w:val="nil"/>
                </w:tcBorders>
              </w:tcPr>
            </w:tcPrChange>
          </w:tcPr>
          <w:p w14:paraId="33E6AC7C" w14:textId="5DB7F2B9" w:rsidR="00FA4BB7" w:rsidRDefault="00FA4BB7" w:rsidP="66DA27BF">
            <w:pPr>
              <w:spacing w:after="0" w:line="240" w:lineRule="auto"/>
              <w:rPr>
                <w:sz w:val="22"/>
              </w:rPr>
            </w:pPr>
            <w:del w:id="94" w:author="Redquest, Michael (SSC/SPC)" w:date="2024-08-27T17:05:00Z">
              <w:r w:rsidRPr="66DA27BF" w:rsidDel="25D8EF47">
                <w:rPr>
                  <w:sz w:val="22"/>
                </w:rPr>
                <w:delText>The user profile will also contain a preferences section that contains user interface preferences. These preferences will be defined during the interface design and development phase.</w:delText>
              </w:r>
            </w:del>
          </w:p>
        </w:tc>
      </w:tr>
    </w:tbl>
    <w:p w14:paraId="0C6FBD31" w14:textId="77777777" w:rsidR="00C47C5B" w:rsidRDefault="00C47C5B" w:rsidP="00766F7F">
      <w:pPr>
        <w:spacing w:after="0" w:line="240" w:lineRule="auto"/>
      </w:pPr>
    </w:p>
    <w:p w14:paraId="5BB29B54" w14:textId="72D0E816" w:rsidR="72E01ECD" w:rsidRDefault="72E01ECD" w:rsidP="00AC43B9">
      <w:pPr>
        <w:pStyle w:val="Heading1"/>
      </w:pPr>
      <w:bookmarkStart w:id="95" w:name="_Toc172805995"/>
      <w:commentRangeStart w:id="96"/>
      <w:commentRangeStart w:id="97"/>
      <w:r>
        <w:t xml:space="preserve">Organization </w:t>
      </w:r>
      <w:r w:rsidR="00C47FD0">
        <w:t>Dashboard</w:t>
      </w:r>
      <w:r>
        <w:t xml:space="preserve"> (OP)</w:t>
      </w:r>
      <w:commentRangeEnd w:id="96"/>
      <w:r w:rsidR="00025CEA">
        <w:rPr>
          <w:rStyle w:val="CommentReference"/>
          <w:rFonts w:ascii="Arial" w:eastAsiaTheme="minorHAnsi" w:hAnsi="Arial" w:cstheme="minorBidi"/>
          <w:bCs w:val="0"/>
          <w:color w:val="2A283C" w:themeColor="text1"/>
        </w:rPr>
        <w:commentReference w:id="96"/>
      </w:r>
      <w:commentRangeEnd w:id="97"/>
      <w:r w:rsidR="00F6341B">
        <w:rPr>
          <w:rStyle w:val="CommentReference"/>
          <w:rFonts w:ascii="Arial" w:eastAsiaTheme="minorHAnsi" w:hAnsi="Arial" w:cstheme="minorBidi"/>
          <w:bCs w:val="0"/>
          <w:color w:val="2A283C" w:themeColor="text1"/>
        </w:rPr>
        <w:commentReference w:id="97"/>
      </w:r>
      <w:bookmarkEnd w:id="95"/>
    </w:p>
    <w:tbl>
      <w:tblPr>
        <w:tblW w:w="13320" w:type="dxa"/>
        <w:tblLook w:val="0420" w:firstRow="1" w:lastRow="0" w:firstColumn="0" w:lastColumn="0" w:noHBand="0" w:noVBand="1"/>
      </w:tblPr>
      <w:tblGrid>
        <w:gridCol w:w="1152"/>
        <w:gridCol w:w="12168"/>
      </w:tblGrid>
      <w:tr w:rsidR="449BE33D" w14:paraId="5CA052C8" w14:textId="77777777" w:rsidTr="66DA27BF">
        <w:trPr>
          <w:trHeight w:val="546"/>
        </w:trPr>
        <w:tc>
          <w:tcPr>
            <w:tcW w:w="1152" w:type="dxa"/>
            <w:tcBorders>
              <w:top w:val="single" w:sz="8" w:space="0" w:color="2A283C" w:themeColor="accent4"/>
              <w:left w:val="nil"/>
              <w:bottom w:val="single" w:sz="8" w:space="0" w:color="2A283C" w:themeColor="accent4"/>
              <w:right w:val="nil"/>
            </w:tcBorders>
            <w:shd w:val="clear" w:color="auto" w:fill="4530A8" w:themeFill="accent1"/>
            <w:tcMar>
              <w:top w:w="72" w:type="dxa"/>
              <w:left w:w="144" w:type="dxa"/>
              <w:bottom w:w="72" w:type="dxa"/>
              <w:right w:w="144" w:type="dxa"/>
            </w:tcMar>
          </w:tcPr>
          <w:p w14:paraId="2A631A65" w14:textId="77777777" w:rsidR="449BE33D" w:rsidRDefault="449BE33D" w:rsidP="00766F7F">
            <w:pPr>
              <w:spacing w:after="0" w:line="240" w:lineRule="auto"/>
              <w:jc w:val="center"/>
              <w:rPr>
                <w:b/>
                <w:bCs/>
                <w:color w:val="FFFFFF" w:themeColor="background2"/>
              </w:rPr>
            </w:pPr>
            <w:r w:rsidRPr="449BE33D">
              <w:rPr>
                <w:b/>
                <w:bCs/>
                <w:color w:val="FFFFFF" w:themeColor="background2"/>
              </w:rPr>
              <w:t>BR#</w:t>
            </w:r>
          </w:p>
        </w:tc>
        <w:tc>
          <w:tcPr>
            <w:tcW w:w="12168" w:type="dxa"/>
            <w:tcBorders>
              <w:top w:val="single" w:sz="8" w:space="0" w:color="2A283C" w:themeColor="accent4"/>
              <w:left w:val="nil"/>
              <w:bottom w:val="single" w:sz="8" w:space="0" w:color="2A283C" w:themeColor="accent4"/>
              <w:right w:val="nil"/>
            </w:tcBorders>
            <w:shd w:val="clear" w:color="auto" w:fill="4530A8" w:themeFill="accent1"/>
          </w:tcPr>
          <w:p w14:paraId="2D753BC9" w14:textId="77777777" w:rsidR="449BE33D" w:rsidRDefault="449BE33D" w:rsidP="00766F7F">
            <w:pPr>
              <w:spacing w:after="0" w:line="240" w:lineRule="auto"/>
              <w:rPr>
                <w:b/>
                <w:bCs/>
                <w:color w:val="FFFFFF" w:themeColor="background2"/>
                <w:lang w:val="en-US"/>
              </w:rPr>
            </w:pPr>
            <w:r w:rsidRPr="449BE33D">
              <w:rPr>
                <w:b/>
                <w:bCs/>
                <w:color w:val="FFFFFF" w:themeColor="background2"/>
                <w:lang w:val="en-US"/>
              </w:rPr>
              <w:t>Description</w:t>
            </w:r>
          </w:p>
        </w:tc>
      </w:tr>
      <w:tr w:rsidR="2D0C509C" w14:paraId="0F28A588" w14:textId="77777777" w:rsidTr="66DA27BF">
        <w:trPr>
          <w:trHeight w:val="465"/>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0E4C1C30" w14:textId="4A954788" w:rsidR="2D0C509C" w:rsidRDefault="642D6D47" w:rsidP="00766F7F">
            <w:pPr>
              <w:spacing w:after="0" w:line="240" w:lineRule="auto"/>
              <w:jc w:val="center"/>
              <w:rPr>
                <w:sz w:val="22"/>
              </w:rPr>
            </w:pPr>
            <w:r w:rsidRPr="719ABB9A">
              <w:rPr>
                <w:sz w:val="22"/>
              </w:rPr>
              <w:t>OP1</w:t>
            </w:r>
          </w:p>
        </w:tc>
        <w:tc>
          <w:tcPr>
            <w:tcW w:w="12168" w:type="dxa"/>
            <w:tcBorders>
              <w:top w:val="single" w:sz="2" w:space="0" w:color="2A283C" w:themeColor="accent4"/>
              <w:left w:val="nil"/>
              <w:bottom w:val="single" w:sz="2" w:space="0" w:color="2A283C" w:themeColor="accent4"/>
              <w:right w:val="nil"/>
            </w:tcBorders>
          </w:tcPr>
          <w:p w14:paraId="55DDE6C6" w14:textId="308A1325" w:rsidR="2D0C509C" w:rsidRDefault="43F38642" w:rsidP="00766F7F">
            <w:pPr>
              <w:spacing w:after="0" w:line="240" w:lineRule="auto"/>
              <w:rPr>
                <w:sz w:val="22"/>
              </w:rPr>
            </w:pPr>
            <w:r w:rsidRPr="4758F2E6">
              <w:rPr>
                <w:sz w:val="22"/>
              </w:rPr>
              <w:t>Page identifies user’s organization</w:t>
            </w:r>
          </w:p>
        </w:tc>
      </w:tr>
      <w:tr w:rsidR="30C4F597" w14:paraId="645F89C6"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E08F937" w14:textId="49AEFD5B" w:rsidR="719ABB9A" w:rsidRDefault="006F715F" w:rsidP="00766F7F">
            <w:pPr>
              <w:spacing w:after="0" w:line="240" w:lineRule="auto"/>
              <w:jc w:val="center"/>
              <w:rPr>
                <w:sz w:val="22"/>
              </w:rPr>
            </w:pPr>
            <w:r>
              <w:rPr>
                <w:sz w:val="22"/>
              </w:rPr>
              <w:t>OP</w:t>
            </w:r>
            <w:r w:rsidR="2059D72B" w:rsidRPr="719ABB9A">
              <w:rPr>
                <w:sz w:val="22"/>
              </w:rPr>
              <w:t>2</w:t>
            </w:r>
          </w:p>
        </w:tc>
        <w:tc>
          <w:tcPr>
            <w:tcW w:w="12168" w:type="dxa"/>
            <w:tcBorders>
              <w:top w:val="single" w:sz="2" w:space="0" w:color="2A283C" w:themeColor="accent4"/>
              <w:left w:val="nil"/>
              <w:bottom w:val="single" w:sz="2" w:space="0" w:color="2A283C" w:themeColor="accent4"/>
              <w:right w:val="nil"/>
            </w:tcBorders>
          </w:tcPr>
          <w:p w14:paraId="4197A244" w14:textId="084FDE8E" w:rsidR="719ABB9A" w:rsidRDefault="07F17C7E" w:rsidP="66DA27BF">
            <w:pPr>
              <w:spacing w:after="0" w:line="240" w:lineRule="auto"/>
              <w:rPr>
                <w:sz w:val="22"/>
              </w:rPr>
            </w:pPr>
            <w:r w:rsidRPr="66DA27BF">
              <w:rPr>
                <w:sz w:val="22"/>
              </w:rPr>
              <w:t xml:space="preserve">User has </w:t>
            </w:r>
            <w:r w:rsidR="2B224015" w:rsidRPr="66DA27BF">
              <w:rPr>
                <w:sz w:val="22"/>
              </w:rPr>
              <w:t xml:space="preserve">the </w:t>
            </w:r>
            <w:r w:rsidRPr="66DA27BF">
              <w:rPr>
                <w:sz w:val="22"/>
              </w:rPr>
              <w:t>ability to navigate to their profile settings</w:t>
            </w:r>
            <w:ins w:id="98" w:author="Redquest, Michael (SSC/SPC)" w:date="2024-08-27T17:11:00Z">
              <w:r w:rsidR="10E9AB87" w:rsidRPr="66DA27BF">
                <w:rPr>
                  <w:sz w:val="22"/>
                </w:rPr>
                <w:t>. This page is titled Edit Information and contains contact and professional information.</w:t>
              </w:r>
            </w:ins>
            <w:r w:rsidRPr="66DA27BF">
              <w:rPr>
                <w:sz w:val="22"/>
              </w:rPr>
              <w:t xml:space="preserve"> (see UP)</w:t>
            </w:r>
          </w:p>
        </w:tc>
      </w:tr>
      <w:tr w:rsidR="30C4F597" w14:paraId="4B5879EB" w14:textId="77777777" w:rsidTr="66DA27BF">
        <w:trPr>
          <w:trHeight w:val="540"/>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19FECF2A" w14:textId="30A620BF" w:rsidR="719ABB9A" w:rsidRDefault="719ABB9A" w:rsidP="00766F7F">
            <w:pPr>
              <w:spacing w:after="0" w:line="240" w:lineRule="auto"/>
              <w:jc w:val="center"/>
              <w:rPr>
                <w:sz w:val="22"/>
              </w:rPr>
            </w:pPr>
            <w:r w:rsidRPr="719ABB9A">
              <w:rPr>
                <w:sz w:val="22"/>
              </w:rPr>
              <w:t>OP</w:t>
            </w:r>
            <w:r w:rsidR="00C45F18" w:rsidRPr="719ABB9A">
              <w:rPr>
                <w:sz w:val="22"/>
              </w:rPr>
              <w:t>3</w:t>
            </w:r>
          </w:p>
        </w:tc>
        <w:tc>
          <w:tcPr>
            <w:tcW w:w="12168" w:type="dxa"/>
            <w:tcBorders>
              <w:top w:val="single" w:sz="2" w:space="0" w:color="2A283C" w:themeColor="accent4"/>
              <w:left w:val="nil"/>
              <w:bottom w:val="single" w:sz="2" w:space="0" w:color="2A283C" w:themeColor="accent4"/>
              <w:right w:val="nil"/>
            </w:tcBorders>
          </w:tcPr>
          <w:p w14:paraId="1EA3BB8A" w14:textId="1514D3B4" w:rsidR="719ABB9A" w:rsidRDefault="719ABB9A" w:rsidP="00766F7F">
            <w:pPr>
              <w:spacing w:after="0" w:line="240" w:lineRule="auto"/>
              <w:rPr>
                <w:sz w:val="22"/>
              </w:rPr>
            </w:pPr>
            <w:r w:rsidRPr="719ABB9A">
              <w:rPr>
                <w:sz w:val="22"/>
              </w:rPr>
              <w:t xml:space="preserve">Ability to navigate to and consult </w:t>
            </w:r>
            <w:proofErr w:type="spellStart"/>
            <w:r w:rsidRPr="719ABB9A">
              <w:rPr>
                <w:sz w:val="22"/>
              </w:rPr>
              <w:t>PowerBI</w:t>
            </w:r>
            <w:proofErr w:type="spellEnd"/>
            <w:r w:rsidRPr="719ABB9A">
              <w:rPr>
                <w:sz w:val="22"/>
              </w:rPr>
              <w:t xml:space="preserve"> reports belonging to the users’ organization</w:t>
            </w:r>
          </w:p>
        </w:tc>
      </w:tr>
      <w:tr w:rsidR="084B34E5" w14:paraId="56242710" w14:textId="77777777" w:rsidTr="66DA27BF">
        <w:trPr>
          <w:trHeight w:val="546"/>
        </w:trPr>
        <w:tc>
          <w:tcPr>
            <w:tcW w:w="1152"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3BF959CE" w14:textId="704309F0" w:rsidR="719ABB9A" w:rsidRDefault="719ABB9A" w:rsidP="00766F7F">
            <w:pPr>
              <w:spacing w:after="0" w:line="240" w:lineRule="auto"/>
              <w:jc w:val="center"/>
              <w:rPr>
                <w:sz w:val="22"/>
              </w:rPr>
            </w:pPr>
            <w:r w:rsidRPr="719ABB9A">
              <w:rPr>
                <w:sz w:val="22"/>
              </w:rPr>
              <w:t>OP</w:t>
            </w:r>
            <w:r w:rsidR="546F0121" w:rsidRPr="719ABB9A">
              <w:rPr>
                <w:sz w:val="22"/>
              </w:rPr>
              <w:t>4</w:t>
            </w:r>
          </w:p>
        </w:tc>
        <w:tc>
          <w:tcPr>
            <w:tcW w:w="12168" w:type="dxa"/>
            <w:tcBorders>
              <w:top w:val="single" w:sz="2" w:space="0" w:color="2A283C" w:themeColor="accent4"/>
              <w:left w:val="nil"/>
              <w:bottom w:val="single" w:sz="2" w:space="0" w:color="2A283C" w:themeColor="accent4"/>
              <w:right w:val="nil"/>
            </w:tcBorders>
          </w:tcPr>
          <w:p w14:paraId="6AA12AD6" w14:textId="024D34B0" w:rsidR="719ABB9A" w:rsidRDefault="719ABB9A" w:rsidP="00766F7F">
            <w:pPr>
              <w:spacing w:after="0" w:line="240" w:lineRule="auto"/>
              <w:rPr>
                <w:sz w:val="22"/>
              </w:rPr>
            </w:pPr>
            <w:r w:rsidRPr="719ABB9A">
              <w:rPr>
                <w:sz w:val="22"/>
              </w:rPr>
              <w:t>Ability to view</w:t>
            </w:r>
            <w:r w:rsidR="007B17D4">
              <w:rPr>
                <w:sz w:val="22"/>
              </w:rPr>
              <w:t xml:space="preserve">, filter and search </w:t>
            </w:r>
            <w:del w:id="99" w:author="Farrell, Rebecca (SSC/SPC)" w:date="2024-06-06T13:18:00Z">
              <w:r w:rsidRPr="719ABB9A" w:rsidDel="007B17D4">
                <w:rPr>
                  <w:sz w:val="22"/>
                </w:rPr>
                <w:delText xml:space="preserve"> </w:delText>
              </w:r>
            </w:del>
            <w:r w:rsidRPr="719ABB9A">
              <w:rPr>
                <w:sz w:val="22"/>
              </w:rPr>
              <w:t>communications targeted to the users’ organization</w:t>
            </w:r>
          </w:p>
        </w:tc>
      </w:tr>
    </w:tbl>
    <w:p w14:paraId="0AC68DB5" w14:textId="3B5A7F73" w:rsidR="015E1BDB" w:rsidRDefault="015E1BDB" w:rsidP="00766F7F">
      <w:pPr>
        <w:spacing w:after="0" w:line="240" w:lineRule="auto"/>
      </w:pPr>
    </w:p>
    <w:p w14:paraId="451873FE" w14:textId="77777777" w:rsidR="00EF4CEB" w:rsidRDefault="00EF4CEB" w:rsidP="00AC43B9">
      <w:pPr>
        <w:pStyle w:val="Heading1"/>
      </w:pPr>
      <w:bookmarkStart w:id="100" w:name="_Toc172805996"/>
      <w:bookmarkStart w:id="101" w:name="_Toc157494749"/>
      <w:r>
        <w:t>Targeted Communications</w:t>
      </w:r>
      <w:bookmarkEnd w:id="100"/>
      <w:r>
        <w:t xml:space="preserve"> </w:t>
      </w:r>
      <w:bookmarkEnd w:id="101"/>
    </w:p>
    <w:p w14:paraId="00DEDC89" w14:textId="77777777" w:rsidR="004373F9" w:rsidRPr="004373F9" w:rsidRDefault="004373F9" w:rsidP="004373F9"/>
    <w:p w14:paraId="5626AC17" w14:textId="351F4AF7" w:rsidR="00EF4CEB" w:rsidRDefault="00EF4CEB" w:rsidP="00766F7F">
      <w:pPr>
        <w:spacing w:after="0" w:line="240" w:lineRule="auto"/>
      </w:pPr>
      <w:r>
        <w:t xml:space="preserve">The </w:t>
      </w:r>
      <w:commentRangeStart w:id="102"/>
      <w:r>
        <w:t xml:space="preserve">anonymous site communiqué section </w:t>
      </w:r>
      <w:commentRangeEnd w:id="102"/>
      <w:r w:rsidR="0032425D">
        <w:rPr>
          <w:rStyle w:val="CommentReference"/>
        </w:rPr>
        <w:commentReference w:id="102"/>
      </w:r>
      <w:r>
        <w:t xml:space="preserve">will continue to include communiqué types that are available and sharable across all SG clients. Currently, the following are </w:t>
      </w:r>
      <w:r w:rsidR="0000583A">
        <w:t xml:space="preserve">all </w:t>
      </w:r>
      <w:r w:rsidR="00127FB5">
        <w:t>considered</w:t>
      </w:r>
      <w:r>
        <w:t xml:space="preserve"> communi</w:t>
      </w:r>
      <w:r w:rsidR="00380614">
        <w:t>ques</w:t>
      </w:r>
      <w:r>
        <w:t>:</w:t>
      </w:r>
      <w:commentRangeStart w:id="103"/>
      <w:commentRangeEnd w:id="103"/>
      <w:r>
        <w:rPr>
          <w:rStyle w:val="CommentReference"/>
        </w:rPr>
        <w:commentReference w:id="103"/>
      </w:r>
    </w:p>
    <w:p w14:paraId="24A4DFE0" w14:textId="77777777" w:rsidR="00EF4CEB" w:rsidRDefault="00EF4CEB" w:rsidP="00766F7F">
      <w:pPr>
        <w:pStyle w:val="ListParagraph"/>
        <w:numPr>
          <w:ilvl w:val="0"/>
          <w:numId w:val="26"/>
        </w:numPr>
        <w:spacing w:after="0" w:line="240" w:lineRule="auto"/>
      </w:pPr>
      <w:r>
        <w:t>SSC Gateway</w:t>
      </w:r>
    </w:p>
    <w:p w14:paraId="642D4EF8" w14:textId="77777777" w:rsidR="00EF4CEB" w:rsidRDefault="00EF4CEB" w:rsidP="00766F7F">
      <w:pPr>
        <w:pStyle w:val="ListParagraph"/>
        <w:numPr>
          <w:ilvl w:val="0"/>
          <w:numId w:val="26"/>
        </w:numPr>
        <w:spacing w:after="0" w:line="240" w:lineRule="auto"/>
      </w:pPr>
      <w:r>
        <w:t>CIO communiqués</w:t>
      </w:r>
    </w:p>
    <w:p w14:paraId="393B5B95" w14:textId="0C8BAA85" w:rsidR="00EF4CEB" w:rsidRDefault="00EF4CEB" w:rsidP="00507CBC">
      <w:pPr>
        <w:pStyle w:val="ListParagraph"/>
        <w:numPr>
          <w:ilvl w:val="0"/>
          <w:numId w:val="0"/>
        </w:numPr>
        <w:spacing w:after="0" w:line="240" w:lineRule="auto"/>
        <w:ind w:left="720"/>
      </w:pPr>
    </w:p>
    <w:p w14:paraId="353534A7" w14:textId="77777777" w:rsidR="00EF4CEB" w:rsidRDefault="00EF4CEB" w:rsidP="00766F7F">
      <w:pPr>
        <w:spacing w:after="0" w:line="240" w:lineRule="auto"/>
      </w:pPr>
    </w:p>
    <w:p w14:paraId="5531B61F" w14:textId="77777777" w:rsidR="00EF4CEB" w:rsidRDefault="00EF4CEB" w:rsidP="00766F7F">
      <w:pPr>
        <w:spacing w:after="0" w:line="240" w:lineRule="auto"/>
      </w:pPr>
      <w:r>
        <w:t>The new authenticated section of the site will host “targeted communications”, which are news and communiqués that are targeted to specific clients and are not typically shared with other organizations.</w:t>
      </w:r>
    </w:p>
    <w:p w14:paraId="26341109" w14:textId="77777777" w:rsidR="004373F9" w:rsidRDefault="004373F9" w:rsidP="00766F7F">
      <w:pPr>
        <w:spacing w:after="0" w:line="240" w:lineRule="auto"/>
      </w:pPr>
    </w:p>
    <w:tbl>
      <w:tblPr>
        <w:tblW w:w="13320" w:type="dxa"/>
        <w:tblLook w:val="0420" w:firstRow="1" w:lastRow="0" w:firstColumn="0" w:lastColumn="0" w:noHBand="0" w:noVBand="1"/>
      </w:tblPr>
      <w:tblGrid>
        <w:gridCol w:w="901"/>
        <w:gridCol w:w="12419"/>
      </w:tblGrid>
      <w:tr w:rsidR="00EF4CEB" w14:paraId="77957B48" w14:textId="77777777" w:rsidTr="424C3EA1">
        <w:trPr>
          <w:trHeight w:val="540"/>
        </w:trPr>
        <w:tc>
          <w:tcPr>
            <w:tcW w:w="901" w:type="dxa"/>
            <w:tcBorders>
              <w:top w:val="single" w:sz="8" w:space="0" w:color="2A283C" w:themeColor="accent4"/>
              <w:left w:val="nil"/>
              <w:bottom w:val="single" w:sz="8" w:space="0" w:color="2A283C" w:themeColor="accent4"/>
              <w:right w:val="nil"/>
            </w:tcBorders>
            <w:shd w:val="clear" w:color="auto" w:fill="4530A8" w:themeFill="accent1"/>
            <w:tcMar>
              <w:top w:w="72" w:type="dxa"/>
              <w:left w:w="144" w:type="dxa"/>
              <w:bottom w:w="72" w:type="dxa"/>
              <w:right w:w="144" w:type="dxa"/>
            </w:tcMar>
          </w:tcPr>
          <w:p w14:paraId="6F2499BA" w14:textId="77777777" w:rsidR="00EF4CEB" w:rsidRDefault="00EF4CEB" w:rsidP="00766F7F">
            <w:pPr>
              <w:spacing w:after="0" w:line="240" w:lineRule="auto"/>
              <w:jc w:val="center"/>
              <w:rPr>
                <w:b/>
                <w:bCs/>
                <w:color w:val="FFFFFF" w:themeColor="background2"/>
              </w:rPr>
            </w:pPr>
            <w:r w:rsidRPr="278E8C9B">
              <w:rPr>
                <w:b/>
                <w:bCs/>
                <w:color w:val="FFFFFF" w:themeColor="background2"/>
              </w:rPr>
              <w:t>BR#</w:t>
            </w:r>
          </w:p>
        </w:tc>
        <w:tc>
          <w:tcPr>
            <w:tcW w:w="12419" w:type="dxa"/>
            <w:tcBorders>
              <w:top w:val="single" w:sz="8" w:space="0" w:color="2A283C" w:themeColor="accent4"/>
              <w:left w:val="nil"/>
              <w:bottom w:val="single" w:sz="8" w:space="0" w:color="2A283C" w:themeColor="accent4"/>
              <w:right w:val="nil"/>
            </w:tcBorders>
            <w:shd w:val="clear" w:color="auto" w:fill="4530A8" w:themeFill="accent1"/>
          </w:tcPr>
          <w:p w14:paraId="6A2A65EF" w14:textId="77777777" w:rsidR="00EF4CEB" w:rsidRDefault="00EF4CEB" w:rsidP="00766F7F">
            <w:pPr>
              <w:spacing w:after="0" w:line="240" w:lineRule="auto"/>
              <w:rPr>
                <w:b/>
                <w:bCs/>
                <w:color w:val="FFFFFF" w:themeColor="background2"/>
                <w:lang w:val="en-US"/>
              </w:rPr>
            </w:pPr>
            <w:r w:rsidRPr="278E8C9B">
              <w:rPr>
                <w:b/>
                <w:bCs/>
                <w:color w:val="FFFFFF" w:themeColor="background2"/>
                <w:lang w:val="en-US"/>
              </w:rPr>
              <w:t>Description</w:t>
            </w:r>
          </w:p>
        </w:tc>
      </w:tr>
      <w:tr w:rsidR="00EF4CEB" w14:paraId="1216B3A6" w14:textId="77777777" w:rsidTr="424C3EA1">
        <w:trPr>
          <w:trHeight w:val="540"/>
        </w:trPr>
        <w:tc>
          <w:tcPr>
            <w:tcW w:w="901"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3CA763DB" w14:textId="77777777" w:rsidR="00EF4CEB" w:rsidRPr="005D42A8" w:rsidRDefault="00EF4CEB" w:rsidP="00766F7F">
            <w:pPr>
              <w:spacing w:after="0" w:line="240" w:lineRule="auto"/>
              <w:jc w:val="center"/>
              <w:rPr>
                <w:color w:val="2A283C"/>
              </w:rPr>
            </w:pPr>
            <w:r>
              <w:rPr>
                <w:color w:val="2A283C"/>
              </w:rPr>
              <w:t>TC1</w:t>
            </w:r>
          </w:p>
        </w:tc>
        <w:tc>
          <w:tcPr>
            <w:tcW w:w="12419" w:type="dxa"/>
            <w:tcBorders>
              <w:top w:val="single" w:sz="8" w:space="0" w:color="2A283C" w:themeColor="accent4"/>
              <w:left w:val="nil"/>
              <w:bottom w:val="single" w:sz="8" w:space="0" w:color="2A283C" w:themeColor="accent4"/>
              <w:right w:val="nil"/>
            </w:tcBorders>
            <w:shd w:val="clear" w:color="auto" w:fill="auto"/>
          </w:tcPr>
          <w:p w14:paraId="7CAE9535" w14:textId="3E36E987" w:rsidR="00EF4CEB" w:rsidRPr="00D73A52" w:rsidRDefault="00EF4CEB" w:rsidP="00766F7F">
            <w:pPr>
              <w:spacing w:after="0" w:line="240" w:lineRule="auto"/>
              <w:rPr>
                <w:color w:val="2A283C"/>
                <w:lang w:val="en-US"/>
              </w:rPr>
            </w:pPr>
            <w:commentRangeStart w:id="104"/>
            <w:r w:rsidRPr="55F1F5EC">
              <w:rPr>
                <w:color w:val="2A283C" w:themeColor="accent4"/>
                <w:lang w:val="en-US"/>
              </w:rPr>
              <w:t>Platform</w:t>
            </w:r>
            <w:commentRangeEnd w:id="104"/>
            <w:r>
              <w:rPr>
                <w:rStyle w:val="CommentReference"/>
              </w:rPr>
              <w:commentReference w:id="104"/>
            </w:r>
            <w:r w:rsidRPr="55F1F5EC">
              <w:rPr>
                <w:color w:val="2A283C" w:themeColor="accent4"/>
                <w:lang w:val="en-US"/>
              </w:rPr>
              <w:t xml:space="preserve"> will support the ability to publish targeted communication </w:t>
            </w:r>
            <w:r w:rsidR="594E53D0" w:rsidRPr="55F1F5EC">
              <w:rPr>
                <w:color w:val="2A283C" w:themeColor="accent4"/>
                <w:lang w:val="en-US"/>
              </w:rPr>
              <w:t>for</w:t>
            </w:r>
            <w:r w:rsidRPr="55F1F5EC">
              <w:rPr>
                <w:color w:val="2A283C" w:themeColor="accent4"/>
                <w:lang w:val="en-US"/>
              </w:rPr>
              <w:t xml:space="preserve"> </w:t>
            </w:r>
            <w:r w:rsidR="00F90E30">
              <w:rPr>
                <w:color w:val="2A283C" w:themeColor="accent4"/>
                <w:lang w:val="en-US"/>
              </w:rPr>
              <w:t>authenticated</w:t>
            </w:r>
            <w:r w:rsidRPr="55F1F5EC">
              <w:rPr>
                <w:color w:val="2A283C" w:themeColor="accent4"/>
                <w:lang w:val="en-US"/>
              </w:rPr>
              <w:t xml:space="preserve"> users which includes the following types: </w:t>
            </w:r>
          </w:p>
          <w:p w14:paraId="509F0B7D" w14:textId="77777777" w:rsidR="00EF4CEB" w:rsidRPr="005D42A8" w:rsidRDefault="00EF4CEB" w:rsidP="00766F7F">
            <w:pPr>
              <w:pStyle w:val="ListParagraph"/>
              <w:numPr>
                <w:ilvl w:val="0"/>
                <w:numId w:val="2"/>
              </w:numPr>
              <w:spacing w:after="0" w:line="240" w:lineRule="auto"/>
              <w:rPr>
                <w:color w:val="2A283C"/>
                <w:lang w:val="en-US"/>
              </w:rPr>
            </w:pPr>
            <w:r w:rsidRPr="005D42A8">
              <w:rPr>
                <w:color w:val="2A283C"/>
                <w:lang w:val="en-US"/>
              </w:rPr>
              <w:t>Infrastructure Change Notice (ICN)</w:t>
            </w:r>
            <w:r>
              <w:rPr>
                <w:color w:val="2A283C"/>
                <w:lang w:val="en-US"/>
              </w:rPr>
              <w:t xml:space="preserve"> – refer to </w:t>
            </w:r>
            <w:hyperlink w:anchor="_Appendix_B:_News" w:history="1">
              <w:r w:rsidRPr="00B043DC">
                <w:rPr>
                  <w:rStyle w:val="Hyperlink"/>
                  <w:lang w:val="en-US"/>
                </w:rPr>
                <w:t>appendix</w:t>
              </w:r>
            </w:hyperlink>
            <w:r>
              <w:rPr>
                <w:color w:val="2A283C"/>
                <w:lang w:val="en-US"/>
              </w:rPr>
              <w:t xml:space="preserve"> for more information about ICN.</w:t>
            </w:r>
          </w:p>
          <w:p w14:paraId="0088905B" w14:textId="77777777" w:rsidR="00EF4CEB" w:rsidRPr="00852D64" w:rsidRDefault="00EF4CEB" w:rsidP="00766F7F">
            <w:pPr>
              <w:pStyle w:val="ListParagraph"/>
              <w:numPr>
                <w:ilvl w:val="0"/>
                <w:numId w:val="2"/>
              </w:numPr>
              <w:spacing w:after="0" w:line="240" w:lineRule="auto"/>
              <w:rPr>
                <w:lang w:val="en-US"/>
              </w:rPr>
            </w:pPr>
            <w:r w:rsidRPr="00852D64">
              <w:rPr>
                <w:lang w:val="en-US"/>
              </w:rPr>
              <w:t xml:space="preserve">CIO communiqué refer to </w:t>
            </w:r>
            <w:hyperlink w:anchor="_Appendix_B:_News">
              <w:r w:rsidRPr="00852D64">
                <w:rPr>
                  <w:rStyle w:val="Hyperlink"/>
                  <w:lang w:val="en-US"/>
                </w:rPr>
                <w:t>appendix</w:t>
              </w:r>
            </w:hyperlink>
            <w:r w:rsidRPr="00852D64">
              <w:rPr>
                <w:lang w:val="en-US"/>
              </w:rPr>
              <w:t xml:space="preserve"> for more information about CIO communiqué</w:t>
            </w:r>
          </w:p>
        </w:tc>
      </w:tr>
      <w:tr w:rsidR="00EF4CEB" w14:paraId="548893E8" w14:textId="77777777" w:rsidTr="424C3EA1">
        <w:trPr>
          <w:trHeight w:val="540"/>
        </w:trPr>
        <w:tc>
          <w:tcPr>
            <w:tcW w:w="901"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0BF6B0D0" w14:textId="77777777" w:rsidR="00EF4CEB" w:rsidRPr="00852D64" w:rsidRDefault="00EF4CEB" w:rsidP="00766F7F">
            <w:pPr>
              <w:spacing w:after="0" w:line="240" w:lineRule="auto"/>
              <w:jc w:val="center"/>
            </w:pPr>
            <w:r w:rsidRPr="00852D64">
              <w:t>TC2</w:t>
            </w:r>
          </w:p>
        </w:tc>
        <w:tc>
          <w:tcPr>
            <w:tcW w:w="12419" w:type="dxa"/>
            <w:tcBorders>
              <w:top w:val="single" w:sz="8" w:space="0" w:color="2A283C" w:themeColor="accent4"/>
              <w:left w:val="nil"/>
              <w:bottom w:val="single" w:sz="8" w:space="0" w:color="2A283C" w:themeColor="accent4"/>
              <w:right w:val="nil"/>
            </w:tcBorders>
            <w:shd w:val="clear" w:color="auto" w:fill="auto"/>
          </w:tcPr>
          <w:p w14:paraId="11E9E1D0" w14:textId="16D957A4" w:rsidR="00EF4CEB" w:rsidRPr="00852D64" w:rsidRDefault="4F3013AC" w:rsidP="00766F7F">
            <w:pPr>
              <w:spacing w:after="0" w:line="240" w:lineRule="auto"/>
              <w:rPr>
                <w:lang w:val="en-US"/>
              </w:rPr>
            </w:pPr>
            <w:r w:rsidRPr="424C3EA1">
              <w:rPr>
                <w:lang w:val="en-US"/>
              </w:rPr>
              <w:t xml:space="preserve">The </w:t>
            </w:r>
            <w:r w:rsidR="008E62A4" w:rsidRPr="424C3EA1">
              <w:rPr>
                <w:lang w:val="en-US"/>
              </w:rPr>
              <w:t xml:space="preserve">ICN </w:t>
            </w:r>
            <w:r w:rsidR="00507CBC" w:rsidRPr="424C3EA1">
              <w:rPr>
                <w:lang w:val="en-US"/>
              </w:rPr>
              <w:t>Author</w:t>
            </w:r>
            <w:r w:rsidR="00EF4CEB" w:rsidRPr="424C3EA1">
              <w:rPr>
                <w:lang w:val="en-US"/>
              </w:rPr>
              <w:t xml:space="preserve"> </w:t>
            </w:r>
            <w:r w:rsidR="7BEB565B" w:rsidRPr="424C3EA1">
              <w:rPr>
                <w:lang w:val="en-US"/>
              </w:rPr>
              <w:t>is responsible for creating</w:t>
            </w:r>
            <w:r w:rsidR="00EF4CEB" w:rsidRPr="424C3EA1">
              <w:rPr>
                <w:lang w:val="en-US"/>
              </w:rPr>
              <w:t xml:space="preserve"> ICNs</w:t>
            </w:r>
            <w:r w:rsidR="7BEB565B" w:rsidRPr="424C3EA1">
              <w:rPr>
                <w:lang w:val="en-US"/>
              </w:rPr>
              <w:t>.  When creating an ICN it is required</w:t>
            </w:r>
            <w:r w:rsidR="00EF4CEB" w:rsidRPr="424C3EA1">
              <w:rPr>
                <w:lang w:val="en-US"/>
              </w:rPr>
              <w:t xml:space="preserve"> </w:t>
            </w:r>
            <w:r w:rsidR="7BEB565B" w:rsidRPr="424C3EA1">
              <w:rPr>
                <w:lang w:val="en-US"/>
              </w:rPr>
              <w:t>to</w:t>
            </w:r>
            <w:r w:rsidR="5CFE8ED4" w:rsidRPr="424C3EA1">
              <w:rPr>
                <w:lang w:val="en-US"/>
              </w:rPr>
              <w:t xml:space="preserve"> </w:t>
            </w:r>
            <w:r w:rsidR="00EF4CEB" w:rsidRPr="424C3EA1">
              <w:rPr>
                <w:lang w:val="en-US"/>
              </w:rPr>
              <w:t xml:space="preserve">select </w:t>
            </w:r>
            <w:r w:rsidR="48F01284" w:rsidRPr="424C3EA1">
              <w:rPr>
                <w:lang w:val="en-US"/>
              </w:rPr>
              <w:t xml:space="preserve">the </w:t>
            </w:r>
            <w:r w:rsidR="00EF4CEB" w:rsidRPr="424C3EA1">
              <w:rPr>
                <w:lang w:val="en-US"/>
              </w:rPr>
              <w:t xml:space="preserve">organization(s) impacted. There is no limitation on the number of </w:t>
            </w:r>
            <w:r w:rsidR="796E4742" w:rsidRPr="424C3EA1">
              <w:rPr>
                <w:lang w:val="en-US"/>
              </w:rPr>
              <w:t>organizations</w:t>
            </w:r>
            <w:r w:rsidR="00EF4CEB" w:rsidRPr="424C3EA1">
              <w:rPr>
                <w:lang w:val="en-US"/>
              </w:rPr>
              <w:t xml:space="preserve"> select</w:t>
            </w:r>
            <w:r w:rsidR="6E47C89D" w:rsidRPr="424C3EA1">
              <w:rPr>
                <w:lang w:val="en-US"/>
              </w:rPr>
              <w:t>ed.</w:t>
            </w:r>
          </w:p>
        </w:tc>
      </w:tr>
      <w:tr w:rsidR="424C3EA1" w14:paraId="6238FFC7" w14:textId="77777777" w:rsidTr="424C3EA1">
        <w:trPr>
          <w:trHeight w:val="540"/>
          <w:ins w:id="106" w:author="Redquest, Michael (SSC/SPC)" w:date="2024-09-05T19:02:00Z"/>
        </w:trPr>
        <w:tc>
          <w:tcPr>
            <w:tcW w:w="901"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1B572617" w14:textId="2C2A4ADF" w:rsidR="5C049D42" w:rsidRDefault="5C049D42" w:rsidP="424C3EA1">
            <w:pPr>
              <w:spacing w:line="240" w:lineRule="auto"/>
              <w:jc w:val="center"/>
            </w:pPr>
            <w:ins w:id="107" w:author="Redquest, Michael (SSC/SPC)" w:date="2024-09-05T19:02:00Z">
              <w:r>
                <w:t>TC3</w:t>
              </w:r>
            </w:ins>
          </w:p>
        </w:tc>
        <w:tc>
          <w:tcPr>
            <w:tcW w:w="12419" w:type="dxa"/>
            <w:tcBorders>
              <w:top w:val="single" w:sz="8" w:space="0" w:color="2A283C" w:themeColor="accent4"/>
              <w:left w:val="nil"/>
              <w:bottom w:val="single" w:sz="8" w:space="0" w:color="2A283C" w:themeColor="accent4"/>
              <w:right w:val="nil"/>
            </w:tcBorders>
            <w:shd w:val="clear" w:color="auto" w:fill="auto"/>
          </w:tcPr>
          <w:p w14:paraId="484D179F" w14:textId="77E5A592" w:rsidR="298B3FB1" w:rsidRDefault="298B3FB1" w:rsidP="424C3EA1">
            <w:pPr>
              <w:spacing w:line="240" w:lineRule="auto"/>
              <w:rPr>
                <w:lang w:val="en-US"/>
              </w:rPr>
            </w:pPr>
            <w:ins w:id="108" w:author="Redquest, Michael (SSC/SPC)" w:date="2024-09-05T19:02:00Z">
              <w:r w:rsidRPr="424C3EA1">
                <w:rPr>
                  <w:lang w:val="en-US"/>
                </w:rPr>
                <w:t>The IC</w:t>
              </w:r>
            </w:ins>
            <w:ins w:id="109" w:author="Redquest, Michael (SSC/SPC)" w:date="2024-09-05T19:03:00Z">
              <w:r w:rsidRPr="424C3EA1">
                <w:rPr>
                  <w:lang w:val="en-US"/>
                </w:rPr>
                <w:t xml:space="preserve">N Author can save the ICN as draft and publish the ICN when it is </w:t>
              </w:r>
            </w:ins>
            <w:ins w:id="110" w:author="Redquest, Michael (SSC/SPC)" w:date="2024-09-05T19:05:00Z">
              <w:r w:rsidR="71C6B4F4" w:rsidRPr="424C3EA1">
                <w:rPr>
                  <w:lang w:val="en-US"/>
                </w:rPr>
                <w:t>complete</w:t>
              </w:r>
            </w:ins>
            <w:ins w:id="111" w:author="Redquest, Michael (SSC/SPC)" w:date="2024-09-05T19:03:00Z">
              <w:r w:rsidRPr="424C3EA1">
                <w:rPr>
                  <w:lang w:val="en-US"/>
                </w:rPr>
                <w:t xml:space="preserve">. The ICN will not publish if </w:t>
              </w:r>
            </w:ins>
            <w:ins w:id="112" w:author="Redquest, Michael (SSC/SPC)" w:date="2024-09-05T19:04:00Z">
              <w:r w:rsidR="58D35D6A" w:rsidRPr="424C3EA1">
                <w:rPr>
                  <w:lang w:val="en-US"/>
                </w:rPr>
                <w:t>it has not been translated</w:t>
              </w:r>
            </w:ins>
            <w:ins w:id="113" w:author="Redquest, Michael (SSC/SPC)" w:date="2024-09-05T19:07:00Z">
              <w:r w:rsidR="38C9D8D7" w:rsidRPr="424C3EA1">
                <w:rPr>
                  <w:lang w:val="en-US"/>
                </w:rPr>
                <w:t xml:space="preserve"> as the ICN text is used to generate the email sent to the distribution list upon publishing.</w:t>
              </w:r>
            </w:ins>
          </w:p>
        </w:tc>
      </w:tr>
      <w:tr w:rsidR="00EF4CEB" w14:paraId="2524A9DD" w14:textId="77777777" w:rsidTr="424C3EA1">
        <w:trPr>
          <w:trHeight w:val="540"/>
        </w:trPr>
        <w:tc>
          <w:tcPr>
            <w:tcW w:w="901"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169F1B57" w14:textId="75974173" w:rsidR="00EF4CEB" w:rsidRPr="00852D64" w:rsidRDefault="00EF4CEB" w:rsidP="00766F7F">
            <w:pPr>
              <w:spacing w:after="0" w:line="240" w:lineRule="auto"/>
              <w:jc w:val="center"/>
            </w:pPr>
            <w:r>
              <w:t>TC</w:t>
            </w:r>
            <w:r w:rsidR="0155BD38">
              <w:t>4</w:t>
            </w:r>
          </w:p>
        </w:tc>
        <w:tc>
          <w:tcPr>
            <w:tcW w:w="12419" w:type="dxa"/>
            <w:tcBorders>
              <w:top w:val="single" w:sz="8" w:space="0" w:color="2A283C" w:themeColor="accent4"/>
              <w:left w:val="nil"/>
              <w:bottom w:val="single" w:sz="8" w:space="0" w:color="2A283C" w:themeColor="accent4"/>
              <w:right w:val="nil"/>
            </w:tcBorders>
            <w:shd w:val="clear" w:color="auto" w:fill="auto"/>
          </w:tcPr>
          <w:p w14:paraId="70E8918C" w14:textId="407764CA" w:rsidR="00EF4CEB" w:rsidRPr="00852D64" w:rsidRDefault="00EF4CEB" w:rsidP="00766F7F">
            <w:pPr>
              <w:spacing w:after="0" w:line="240" w:lineRule="auto"/>
              <w:rPr>
                <w:lang w:val="en-US"/>
              </w:rPr>
            </w:pPr>
            <w:r w:rsidRPr="00852D64">
              <w:rPr>
                <w:lang w:val="en-US"/>
              </w:rPr>
              <w:t xml:space="preserve">Ability for </w:t>
            </w:r>
            <w:r w:rsidRPr="00852D64">
              <w:rPr>
                <w:b/>
                <w:bCs/>
                <w:lang w:val="en-US"/>
              </w:rPr>
              <w:t>Client Organization’s users</w:t>
            </w:r>
            <w:r w:rsidRPr="00852D64">
              <w:rPr>
                <w:lang w:val="en-US"/>
              </w:rPr>
              <w:t xml:space="preserve"> to access, filter and search ICN and CIO communiqué </w:t>
            </w:r>
            <w:r w:rsidR="380BA5FF" w:rsidRPr="4456187C">
              <w:rPr>
                <w:lang w:val="en-US"/>
              </w:rPr>
              <w:t>on</w:t>
            </w:r>
            <w:r w:rsidRPr="00852D64">
              <w:rPr>
                <w:lang w:val="en-US"/>
              </w:rPr>
              <w:t xml:space="preserve"> their </w:t>
            </w:r>
            <w:r w:rsidR="3CDCBA04" w:rsidRPr="3AB0FC9E">
              <w:rPr>
                <w:lang w:val="en-US"/>
              </w:rPr>
              <w:t>organization</w:t>
            </w:r>
            <w:r w:rsidRPr="00852D64">
              <w:rPr>
                <w:lang w:val="en-US"/>
              </w:rPr>
              <w:t xml:space="preserve"> page. </w:t>
            </w:r>
          </w:p>
        </w:tc>
      </w:tr>
      <w:tr w:rsidR="00EF4CEB" w14:paraId="779CB86B" w14:textId="77777777" w:rsidTr="424C3EA1">
        <w:trPr>
          <w:trHeight w:val="638"/>
        </w:trPr>
        <w:tc>
          <w:tcPr>
            <w:tcW w:w="901"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0A953C76" w14:textId="3B0AD6DB" w:rsidR="00EF4CEB" w:rsidRPr="00852D64" w:rsidRDefault="00EF4CEB" w:rsidP="00766F7F">
            <w:pPr>
              <w:spacing w:after="0" w:line="240" w:lineRule="auto"/>
              <w:jc w:val="center"/>
            </w:pPr>
            <w:r>
              <w:t>TC</w:t>
            </w:r>
            <w:r w:rsidR="22FE6404">
              <w:t>5</w:t>
            </w:r>
          </w:p>
        </w:tc>
        <w:tc>
          <w:tcPr>
            <w:tcW w:w="12419" w:type="dxa"/>
            <w:tcBorders>
              <w:top w:val="single" w:sz="8" w:space="0" w:color="2A283C" w:themeColor="accent4"/>
              <w:left w:val="nil"/>
              <w:bottom w:val="single" w:sz="8" w:space="0" w:color="2A283C" w:themeColor="accent4"/>
              <w:right w:val="nil"/>
            </w:tcBorders>
            <w:shd w:val="clear" w:color="auto" w:fill="auto"/>
          </w:tcPr>
          <w:p w14:paraId="1A3D1EB0" w14:textId="0A201B87" w:rsidR="00EF4CEB" w:rsidRPr="00852D64" w:rsidRDefault="00EF4CEB" w:rsidP="00766F7F">
            <w:pPr>
              <w:shd w:val="clear" w:color="auto" w:fill="FFFFFF" w:themeFill="background1"/>
              <w:spacing w:after="0" w:line="240" w:lineRule="auto"/>
              <w:rPr>
                <w:rFonts w:eastAsia="Arial" w:cs="Arial"/>
                <w:lang w:val="en-US"/>
              </w:rPr>
            </w:pPr>
            <w:r w:rsidRPr="7EA59D0F">
              <w:rPr>
                <w:rFonts w:eastAsia="Arial" w:cs="Arial"/>
                <w:lang w:val="en-US"/>
              </w:rPr>
              <w:t xml:space="preserve">The </w:t>
            </w:r>
            <w:r w:rsidR="008E62A4">
              <w:rPr>
                <w:rFonts w:eastAsia="Arial" w:cs="Arial"/>
                <w:lang w:val="en-US"/>
              </w:rPr>
              <w:t xml:space="preserve">ICN </w:t>
            </w:r>
            <w:r w:rsidR="00BB0972">
              <w:rPr>
                <w:rFonts w:eastAsia="Arial" w:cs="Arial"/>
                <w:lang w:val="en-US"/>
              </w:rPr>
              <w:t>Distribution</w:t>
            </w:r>
            <w:r w:rsidR="00B37624">
              <w:rPr>
                <w:rFonts w:eastAsia="Arial" w:cs="Arial"/>
                <w:lang w:val="en-US"/>
              </w:rPr>
              <w:t xml:space="preserve"> list manage</w:t>
            </w:r>
            <w:r w:rsidR="00D2516D">
              <w:rPr>
                <w:rFonts w:eastAsia="Arial" w:cs="Arial"/>
                <w:lang w:val="en-US"/>
              </w:rPr>
              <w:t>r</w:t>
            </w:r>
            <w:r w:rsidRPr="7EA59D0F">
              <w:rPr>
                <w:rFonts w:eastAsia="Arial" w:cs="Arial"/>
                <w:lang w:val="en-US"/>
              </w:rPr>
              <w:t xml:space="preserve"> team will be provided exclusive access to forms that allow them to</w:t>
            </w:r>
            <w:commentRangeStart w:id="114"/>
            <w:commentRangeStart w:id="115"/>
            <w:r w:rsidRPr="7EA59D0F">
              <w:rPr>
                <w:rFonts w:eastAsia="Arial" w:cs="Arial"/>
                <w:lang w:val="en-US"/>
              </w:rPr>
              <w:t xml:space="preserve"> manage the ICN distribution lists</w:t>
            </w:r>
            <w:commentRangeEnd w:id="114"/>
            <w:r>
              <w:rPr>
                <w:rStyle w:val="CommentReference"/>
              </w:rPr>
              <w:commentReference w:id="114"/>
            </w:r>
            <w:commentRangeEnd w:id="115"/>
            <w:r>
              <w:rPr>
                <w:rStyle w:val="CommentReference"/>
              </w:rPr>
              <w:commentReference w:id="115"/>
            </w:r>
            <w:r w:rsidRPr="7EA59D0F">
              <w:rPr>
                <w:rFonts w:eastAsia="Arial" w:cs="Arial"/>
                <w:lang w:val="en-US"/>
              </w:rPr>
              <w:t xml:space="preserve">. The form will require them to select the organization and provide a list of emails to associate with this organization. </w:t>
            </w:r>
            <w:commentRangeStart w:id="116"/>
            <w:commentRangeStart w:id="117"/>
            <w:r w:rsidRPr="7EA59D0F">
              <w:rPr>
                <w:rFonts w:eastAsia="Arial" w:cs="Arial"/>
                <w:lang w:val="en-US"/>
              </w:rPr>
              <w:t>The form will include a check on emails provided to ensure that these emails belong to the selected organization</w:t>
            </w:r>
            <w:commentRangeEnd w:id="116"/>
            <w:r>
              <w:rPr>
                <w:rStyle w:val="CommentReference"/>
              </w:rPr>
              <w:commentReference w:id="116"/>
            </w:r>
            <w:commentRangeEnd w:id="117"/>
            <w:r>
              <w:rPr>
                <w:rStyle w:val="CommentReference"/>
              </w:rPr>
              <w:commentReference w:id="117"/>
            </w:r>
            <w:r w:rsidRPr="7EA59D0F">
              <w:rPr>
                <w:rFonts w:eastAsia="Arial" w:cs="Arial"/>
                <w:lang w:val="en-US"/>
              </w:rPr>
              <w:t xml:space="preserve">. </w:t>
            </w:r>
          </w:p>
          <w:p w14:paraId="35CEF2AC" w14:textId="77777777" w:rsidR="00EF4CEB" w:rsidRPr="00852D64" w:rsidRDefault="00EF4CEB" w:rsidP="00766F7F">
            <w:pPr>
              <w:shd w:val="clear" w:color="auto" w:fill="FFFFFF" w:themeFill="background1"/>
              <w:spacing w:after="0" w:line="240" w:lineRule="auto"/>
              <w:rPr>
                <w:rFonts w:eastAsia="Arial" w:cs="Arial"/>
                <w:szCs w:val="24"/>
                <w:lang w:val="en-US"/>
              </w:rPr>
            </w:pPr>
          </w:p>
          <w:p w14:paraId="5F4074D1" w14:textId="77777777" w:rsidR="00EF4CEB" w:rsidRDefault="00EF4CEB" w:rsidP="00766F7F">
            <w:pPr>
              <w:shd w:val="clear" w:color="auto" w:fill="FFFFFF" w:themeFill="background1"/>
              <w:spacing w:after="0" w:line="240" w:lineRule="auto"/>
              <w:rPr>
                <w:rFonts w:eastAsia="Arial" w:cs="Arial"/>
                <w:lang w:val="en-US"/>
              </w:rPr>
            </w:pPr>
            <w:r w:rsidRPr="582405A2">
              <w:rPr>
                <w:rFonts w:eastAsia="Arial" w:cs="Arial"/>
                <w:lang w:val="en-US"/>
              </w:rPr>
              <w:t xml:space="preserve">These forms will also provide the ability to </w:t>
            </w:r>
            <w:commentRangeStart w:id="118"/>
            <w:commentRangeStart w:id="119"/>
            <w:r w:rsidRPr="582405A2">
              <w:rPr>
                <w:rFonts w:eastAsia="Arial" w:cs="Arial"/>
                <w:lang w:val="en-US"/>
              </w:rPr>
              <w:t>update these distribution lists by adding, removing and updating emails associated with that distribution list for target organization</w:t>
            </w:r>
            <w:commentRangeEnd w:id="118"/>
            <w:r>
              <w:rPr>
                <w:rStyle w:val="CommentReference"/>
              </w:rPr>
              <w:commentReference w:id="118"/>
            </w:r>
            <w:commentRangeEnd w:id="119"/>
            <w:r>
              <w:rPr>
                <w:rStyle w:val="CommentReference"/>
              </w:rPr>
              <w:commentReference w:id="119"/>
            </w:r>
            <w:r w:rsidRPr="582405A2">
              <w:rPr>
                <w:rFonts w:eastAsia="Arial" w:cs="Arial"/>
                <w:lang w:val="en-US"/>
              </w:rPr>
              <w:t xml:space="preserve">. Organizations will </w:t>
            </w:r>
            <w:r w:rsidRPr="582405A2">
              <w:rPr>
                <w:rFonts w:eastAsia="Arial" w:cs="Arial"/>
                <w:b/>
                <w:color w:val="FF0000"/>
                <w:lang w:val="en-US"/>
              </w:rPr>
              <w:t>not</w:t>
            </w:r>
            <w:r w:rsidRPr="582405A2">
              <w:rPr>
                <w:rFonts w:eastAsia="Arial" w:cs="Arial"/>
                <w:color w:val="FF0000"/>
                <w:lang w:val="en-US"/>
              </w:rPr>
              <w:t xml:space="preserve"> </w:t>
            </w:r>
            <w:r w:rsidRPr="582405A2">
              <w:rPr>
                <w:rFonts w:eastAsia="Arial" w:cs="Arial"/>
                <w:lang w:val="en-US"/>
              </w:rPr>
              <w:t>be able to edit their own distribution list in MVP release.</w:t>
            </w:r>
          </w:p>
          <w:p w14:paraId="46CE68F1" w14:textId="77777777" w:rsidR="00EF4CEB" w:rsidRPr="00852D64" w:rsidRDefault="00EF4CEB" w:rsidP="00766F7F">
            <w:pPr>
              <w:shd w:val="clear" w:color="auto" w:fill="FFFFFF" w:themeFill="background1"/>
              <w:spacing w:after="0" w:line="240" w:lineRule="auto"/>
              <w:rPr>
                <w:rFonts w:eastAsia="Arial" w:cs="Arial"/>
                <w:lang w:val="en-US"/>
              </w:rPr>
            </w:pPr>
          </w:p>
        </w:tc>
      </w:tr>
      <w:tr w:rsidR="00EF4CEB" w14:paraId="6624967C" w14:textId="77777777" w:rsidTr="424C3EA1">
        <w:trPr>
          <w:trHeight w:val="638"/>
        </w:trPr>
        <w:tc>
          <w:tcPr>
            <w:tcW w:w="901"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525BDD07" w14:textId="7CC52338" w:rsidR="00EF4CEB" w:rsidRDefault="00EF4CEB" w:rsidP="00766F7F">
            <w:pPr>
              <w:spacing w:after="0" w:line="240" w:lineRule="auto"/>
              <w:jc w:val="center"/>
              <w:rPr>
                <w:color w:val="2A283C"/>
              </w:rPr>
            </w:pPr>
            <w:r w:rsidRPr="424C3EA1">
              <w:rPr>
                <w:color w:val="2A283C" w:themeColor="accent4"/>
              </w:rPr>
              <w:t>TC</w:t>
            </w:r>
            <w:r w:rsidR="25450EC2" w:rsidRPr="424C3EA1">
              <w:rPr>
                <w:color w:val="2A283C" w:themeColor="accent4"/>
              </w:rPr>
              <w:t>6</w:t>
            </w:r>
          </w:p>
        </w:tc>
        <w:tc>
          <w:tcPr>
            <w:tcW w:w="12419" w:type="dxa"/>
            <w:tcBorders>
              <w:top w:val="single" w:sz="8" w:space="0" w:color="2A283C" w:themeColor="accent4"/>
              <w:left w:val="nil"/>
              <w:bottom w:val="single" w:sz="8" w:space="0" w:color="2A283C" w:themeColor="accent4"/>
              <w:right w:val="nil"/>
            </w:tcBorders>
            <w:shd w:val="clear" w:color="auto" w:fill="auto"/>
          </w:tcPr>
          <w:p w14:paraId="5E78D591" w14:textId="173C1CF2" w:rsidR="00EF4CEB" w:rsidRDefault="13A03EE0" w:rsidP="00766F7F">
            <w:pPr>
              <w:spacing w:after="0" w:line="240" w:lineRule="auto"/>
              <w:rPr>
                <w:color w:val="2A283C"/>
                <w:lang w:val="en-US"/>
              </w:rPr>
            </w:pPr>
            <w:r w:rsidRPr="424C3EA1">
              <w:rPr>
                <w:color w:val="2A283C" w:themeColor="accent4"/>
                <w:lang w:val="en-US"/>
              </w:rPr>
              <w:t>The</w:t>
            </w:r>
            <w:r w:rsidR="00EF4CEB" w:rsidRPr="424C3EA1">
              <w:rPr>
                <w:color w:val="2A283C" w:themeColor="accent4"/>
                <w:lang w:val="en-US"/>
              </w:rPr>
              <w:t xml:space="preserve"> platform </w:t>
            </w:r>
            <w:r w:rsidR="2996164C" w:rsidRPr="424C3EA1">
              <w:rPr>
                <w:color w:val="2A283C" w:themeColor="accent4"/>
                <w:lang w:val="en-US"/>
              </w:rPr>
              <w:t>will</w:t>
            </w:r>
            <w:r w:rsidR="00EF4CEB" w:rsidRPr="424C3EA1">
              <w:rPr>
                <w:color w:val="2A283C" w:themeColor="accent4"/>
                <w:lang w:val="en-US"/>
              </w:rPr>
              <w:t xml:space="preserve"> </w:t>
            </w:r>
            <w:r w:rsidR="62049FA4" w:rsidRPr="424C3EA1">
              <w:rPr>
                <w:color w:val="2A283C" w:themeColor="accent4"/>
                <w:lang w:val="en-US"/>
              </w:rPr>
              <w:t>email</w:t>
            </w:r>
            <w:r w:rsidR="6C9D46D8" w:rsidRPr="424C3EA1">
              <w:rPr>
                <w:color w:val="2A283C" w:themeColor="accent4"/>
                <w:lang w:val="en-US"/>
              </w:rPr>
              <w:t xml:space="preserve"> </w:t>
            </w:r>
            <w:r w:rsidR="790221FE" w:rsidRPr="424C3EA1">
              <w:rPr>
                <w:color w:val="2A283C" w:themeColor="accent4"/>
                <w:lang w:val="en-US"/>
              </w:rPr>
              <w:t>people on</w:t>
            </w:r>
            <w:r w:rsidR="6C9D46D8" w:rsidRPr="424C3EA1">
              <w:rPr>
                <w:color w:val="2A283C" w:themeColor="accent4"/>
                <w:lang w:val="en-US"/>
              </w:rPr>
              <w:t xml:space="preserve"> </w:t>
            </w:r>
            <w:r w:rsidR="75C033CA" w:rsidRPr="424C3EA1">
              <w:rPr>
                <w:color w:val="2A283C" w:themeColor="accent4"/>
                <w:lang w:val="en-US"/>
              </w:rPr>
              <w:t>the</w:t>
            </w:r>
            <w:r w:rsidR="00EF4CEB" w:rsidRPr="424C3EA1">
              <w:rPr>
                <w:color w:val="2A283C" w:themeColor="accent4"/>
                <w:lang w:val="en-US"/>
              </w:rPr>
              <w:t xml:space="preserve"> distribution list </w:t>
            </w:r>
            <w:r w:rsidR="2CF1C626" w:rsidRPr="424C3EA1">
              <w:rPr>
                <w:color w:val="2A283C" w:themeColor="accent4"/>
                <w:lang w:val="en-US"/>
              </w:rPr>
              <w:t xml:space="preserve">for </w:t>
            </w:r>
            <w:r w:rsidR="302013A5" w:rsidRPr="424C3EA1">
              <w:rPr>
                <w:color w:val="2A283C" w:themeColor="accent4"/>
                <w:lang w:val="en-US"/>
              </w:rPr>
              <w:t xml:space="preserve">selected </w:t>
            </w:r>
            <w:r w:rsidR="6C5A7B05" w:rsidRPr="424C3EA1">
              <w:rPr>
                <w:color w:val="2A283C" w:themeColor="accent4"/>
                <w:lang w:val="en-US"/>
              </w:rPr>
              <w:t xml:space="preserve">partner </w:t>
            </w:r>
            <w:r w:rsidR="2CF1C626" w:rsidRPr="424C3EA1">
              <w:rPr>
                <w:color w:val="2A283C" w:themeColor="accent4"/>
                <w:lang w:val="en-US"/>
              </w:rPr>
              <w:t>organization</w:t>
            </w:r>
            <w:r w:rsidR="1728FAFE" w:rsidRPr="424C3EA1">
              <w:rPr>
                <w:color w:val="2A283C" w:themeColor="accent4"/>
                <w:lang w:val="en-US"/>
              </w:rPr>
              <w:t>s</w:t>
            </w:r>
            <w:r w:rsidR="4FD721E2" w:rsidRPr="424C3EA1">
              <w:rPr>
                <w:color w:val="2A283C" w:themeColor="accent4"/>
                <w:lang w:val="en-US"/>
              </w:rPr>
              <w:t xml:space="preserve"> </w:t>
            </w:r>
            <w:r w:rsidR="6AD28592" w:rsidRPr="424C3EA1">
              <w:rPr>
                <w:color w:val="2A283C" w:themeColor="accent4"/>
                <w:lang w:val="en-US"/>
              </w:rPr>
              <w:t>(including ones that are not onboarded)</w:t>
            </w:r>
            <w:r w:rsidR="4FD721E2" w:rsidRPr="424C3EA1">
              <w:rPr>
                <w:color w:val="2A283C" w:themeColor="accent4"/>
                <w:lang w:val="en-US"/>
              </w:rPr>
              <w:t xml:space="preserve"> when ICNs are</w:t>
            </w:r>
            <w:ins w:id="120" w:author="Redquest, Michael (SSC/SPC)" w:date="2024-09-05T19:06:00Z">
              <w:r w:rsidR="54863648" w:rsidRPr="424C3EA1">
                <w:rPr>
                  <w:color w:val="2A283C" w:themeColor="accent4"/>
                  <w:lang w:val="en-US"/>
                </w:rPr>
                <w:t xml:space="preserve"> </w:t>
              </w:r>
              <w:proofErr w:type="spellStart"/>
              <w:r w:rsidR="54863648" w:rsidRPr="424C3EA1">
                <w:rPr>
                  <w:color w:val="2A283C" w:themeColor="accent4"/>
                  <w:lang w:val="en-US"/>
                </w:rPr>
                <w:t>puslished</w:t>
              </w:r>
              <w:proofErr w:type="spellEnd"/>
              <w:r w:rsidR="54863648" w:rsidRPr="424C3EA1">
                <w:rPr>
                  <w:color w:val="2A283C" w:themeColor="accent4"/>
                  <w:lang w:val="en-US"/>
                </w:rPr>
                <w:t>. This would include when a published ICN is edited/updated.</w:t>
              </w:r>
            </w:ins>
            <w:del w:id="121" w:author="Redquest, Michael (SSC/SPC)" w:date="2024-09-05T19:06:00Z">
              <w:r w:rsidRPr="424C3EA1" w:rsidDel="4FD721E2">
                <w:rPr>
                  <w:color w:val="2A283C" w:themeColor="accent4"/>
                  <w:lang w:val="en-US"/>
                </w:rPr>
                <w:delText xml:space="preserve"> </w:delText>
              </w:r>
              <w:commentRangeStart w:id="122"/>
              <w:r w:rsidRPr="424C3EA1" w:rsidDel="4FD721E2">
                <w:rPr>
                  <w:color w:val="2A283C" w:themeColor="accent4"/>
                  <w:lang w:val="en-US"/>
                </w:rPr>
                <w:delText>created or updated</w:delText>
              </w:r>
            </w:del>
            <w:commentRangeEnd w:id="122"/>
            <w:r>
              <w:rPr>
                <w:rStyle w:val="CommentReference"/>
              </w:rPr>
              <w:commentReference w:id="122"/>
            </w:r>
            <w:del w:id="123" w:author="Redquest, Michael (SSC/SPC)" w:date="2024-09-05T19:05:00Z">
              <w:r w:rsidRPr="424C3EA1" w:rsidDel="00EF4CEB">
                <w:rPr>
                  <w:color w:val="2A283C" w:themeColor="accent4"/>
                  <w:lang w:val="en-US"/>
                </w:rPr>
                <w:delText>.</w:delText>
              </w:r>
            </w:del>
          </w:p>
          <w:p w14:paraId="5CA5F7E9" w14:textId="14F5E881" w:rsidR="00EF4CEB" w:rsidRDefault="70691755" w:rsidP="00766F7F">
            <w:pPr>
              <w:spacing w:after="0" w:line="240" w:lineRule="auto"/>
              <w:rPr>
                <w:color w:val="2A283C"/>
                <w:lang w:val="en-US"/>
              </w:rPr>
            </w:pPr>
            <w:r w:rsidRPr="15A9F211">
              <w:rPr>
                <w:color w:val="2A283C" w:themeColor="accent4"/>
                <w:lang w:val="en-US"/>
              </w:rPr>
              <w:t xml:space="preserve"> </w:t>
            </w:r>
            <w:r w:rsidR="00EC45D0">
              <w:rPr>
                <w:color w:val="2A283C" w:themeColor="accent4"/>
                <w:lang w:val="en-US"/>
              </w:rPr>
              <w:t>Members of the distribution list that are either not authorized or belong to an organization that has not been onboarded w</w:t>
            </w:r>
            <w:r w:rsidRPr="15A9F211">
              <w:rPr>
                <w:color w:val="2A283C" w:themeColor="accent4"/>
                <w:lang w:val="en-US"/>
              </w:rPr>
              <w:t xml:space="preserve">ill not be able to view the ICN on the portal but will receive an email from the site containing the ICN. </w:t>
            </w:r>
          </w:p>
        </w:tc>
      </w:tr>
      <w:tr w:rsidR="00EF4CEB" w14:paraId="3034C746" w14:textId="77777777" w:rsidTr="424C3EA1">
        <w:trPr>
          <w:trHeight w:val="638"/>
        </w:trPr>
        <w:tc>
          <w:tcPr>
            <w:tcW w:w="901"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24AE0205" w14:textId="7DE0F4CC" w:rsidR="00EF4CEB" w:rsidRDefault="00EF4CEB" w:rsidP="00766F7F">
            <w:pPr>
              <w:spacing w:after="0" w:line="240" w:lineRule="auto"/>
              <w:jc w:val="center"/>
              <w:rPr>
                <w:color w:val="2A283C"/>
              </w:rPr>
            </w:pPr>
            <w:r w:rsidRPr="424C3EA1">
              <w:rPr>
                <w:color w:val="2A283C" w:themeColor="accent4"/>
              </w:rPr>
              <w:t>TC</w:t>
            </w:r>
            <w:r w:rsidR="3FF357FC" w:rsidRPr="424C3EA1">
              <w:rPr>
                <w:color w:val="2A283C" w:themeColor="accent4"/>
              </w:rPr>
              <w:t>7</w:t>
            </w:r>
          </w:p>
        </w:tc>
        <w:tc>
          <w:tcPr>
            <w:tcW w:w="12419" w:type="dxa"/>
            <w:tcBorders>
              <w:top w:val="single" w:sz="8" w:space="0" w:color="2A283C" w:themeColor="accent4"/>
              <w:left w:val="nil"/>
              <w:bottom w:val="single" w:sz="8" w:space="0" w:color="2A283C" w:themeColor="accent4"/>
              <w:right w:val="nil"/>
            </w:tcBorders>
            <w:shd w:val="clear" w:color="auto" w:fill="auto"/>
          </w:tcPr>
          <w:p w14:paraId="42902DAB" w14:textId="77777777" w:rsidR="00EF4CEB" w:rsidRDefault="00EF4CEB" w:rsidP="00766F7F">
            <w:pPr>
              <w:spacing w:after="0" w:line="240" w:lineRule="auto"/>
              <w:rPr>
                <w:color w:val="2A283C"/>
                <w:lang w:val="en-US"/>
              </w:rPr>
            </w:pPr>
            <w:r w:rsidRPr="61A5A51B">
              <w:rPr>
                <w:color w:val="2A283C"/>
                <w:lang w:val="en-US"/>
              </w:rPr>
              <w:t>Events related to the creation</w:t>
            </w:r>
            <w:r w:rsidRPr="0A2F3FDF">
              <w:rPr>
                <w:color w:val="2A283C"/>
                <w:lang w:val="en-US"/>
              </w:rPr>
              <w:t xml:space="preserve"> and </w:t>
            </w:r>
            <w:r w:rsidRPr="258C4435">
              <w:rPr>
                <w:color w:val="2A283C"/>
                <w:lang w:val="en-US"/>
              </w:rPr>
              <w:t xml:space="preserve">management of </w:t>
            </w:r>
            <w:r w:rsidRPr="19B917EB">
              <w:rPr>
                <w:color w:val="2A283C"/>
                <w:lang w:val="en-US"/>
              </w:rPr>
              <w:t xml:space="preserve">targeted </w:t>
            </w:r>
            <w:r w:rsidRPr="053D498A">
              <w:rPr>
                <w:color w:val="2A283C"/>
                <w:lang w:val="en-US"/>
              </w:rPr>
              <w:t xml:space="preserve">communication </w:t>
            </w:r>
            <w:r w:rsidRPr="111EEE24">
              <w:rPr>
                <w:color w:val="2A283C"/>
                <w:lang w:val="en-US"/>
              </w:rPr>
              <w:t>distribution</w:t>
            </w:r>
            <w:r w:rsidRPr="6106E5F9">
              <w:rPr>
                <w:color w:val="2A283C"/>
                <w:lang w:val="en-US"/>
              </w:rPr>
              <w:t xml:space="preserve"> lists </w:t>
            </w:r>
            <w:r w:rsidRPr="111EEE24">
              <w:rPr>
                <w:color w:val="2A283C"/>
                <w:lang w:val="en-US"/>
              </w:rPr>
              <w:t xml:space="preserve">and/or access </w:t>
            </w:r>
            <w:r w:rsidRPr="625E56E3">
              <w:rPr>
                <w:color w:val="2A283C"/>
                <w:lang w:val="en-US"/>
              </w:rPr>
              <w:t>management will</w:t>
            </w:r>
            <w:r w:rsidRPr="6106E5F9">
              <w:rPr>
                <w:color w:val="2A283C"/>
                <w:lang w:val="en-US"/>
              </w:rPr>
              <w:t xml:space="preserve"> be </w:t>
            </w:r>
            <w:r w:rsidRPr="19C8F1FC">
              <w:rPr>
                <w:color w:val="2A283C"/>
                <w:lang w:val="en-US"/>
              </w:rPr>
              <w:t xml:space="preserve">logged for </w:t>
            </w:r>
            <w:r w:rsidRPr="04042B01">
              <w:rPr>
                <w:color w:val="2A283C"/>
                <w:lang w:val="en-US"/>
              </w:rPr>
              <w:t>auditing</w:t>
            </w:r>
            <w:r w:rsidRPr="45245380">
              <w:rPr>
                <w:color w:val="2A283C"/>
                <w:lang w:val="en-US"/>
              </w:rPr>
              <w:t>.</w:t>
            </w:r>
          </w:p>
        </w:tc>
      </w:tr>
      <w:tr w:rsidR="0094155E" w14:paraId="54FAC66B" w14:textId="77777777" w:rsidTr="424C3EA1">
        <w:trPr>
          <w:trHeight w:val="638"/>
        </w:trPr>
        <w:tc>
          <w:tcPr>
            <w:tcW w:w="901"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6219FEB9" w14:textId="64F7AD6A" w:rsidR="3FC7AD76" w:rsidRDefault="3FC7AD76" w:rsidP="3FC7AD76">
            <w:pPr>
              <w:spacing w:after="0" w:line="240" w:lineRule="auto"/>
              <w:ind w:left="720" w:hanging="720"/>
              <w:jc w:val="center"/>
              <w:rPr>
                <w:color w:val="2A283C" w:themeColor="accent4"/>
              </w:rPr>
            </w:pPr>
            <w:r w:rsidRPr="424C3EA1">
              <w:rPr>
                <w:color w:val="2A283C" w:themeColor="accent4"/>
              </w:rPr>
              <w:t>TC</w:t>
            </w:r>
            <w:r w:rsidR="685F4915" w:rsidRPr="424C3EA1">
              <w:rPr>
                <w:color w:val="2A283C" w:themeColor="accent4"/>
              </w:rPr>
              <w:t>8</w:t>
            </w:r>
          </w:p>
        </w:tc>
        <w:tc>
          <w:tcPr>
            <w:tcW w:w="12419" w:type="dxa"/>
            <w:tcBorders>
              <w:top w:val="single" w:sz="8" w:space="0" w:color="2A283C" w:themeColor="accent4"/>
              <w:left w:val="nil"/>
              <w:bottom w:val="single" w:sz="8" w:space="0" w:color="2A283C" w:themeColor="accent4"/>
              <w:right w:val="nil"/>
            </w:tcBorders>
            <w:shd w:val="clear" w:color="auto" w:fill="auto"/>
          </w:tcPr>
          <w:p w14:paraId="1E98315E" w14:textId="2E0F4545" w:rsidR="3FC7AD76" w:rsidRDefault="3FC7AD76" w:rsidP="3FC7AD76">
            <w:pPr>
              <w:spacing w:after="0" w:line="240" w:lineRule="auto"/>
              <w:rPr>
                <w:color w:val="2A283C" w:themeColor="accent4"/>
                <w:lang w:val="en-US"/>
              </w:rPr>
            </w:pPr>
            <w:r w:rsidRPr="3FC7AD76">
              <w:rPr>
                <w:color w:val="2A283C" w:themeColor="accent4"/>
                <w:lang w:val="en-US"/>
              </w:rPr>
              <w:t xml:space="preserve">The site will need to send the emailed ICN from the following email: </w:t>
            </w:r>
            <w:hyperlink r:id="rId21" w:history="1">
              <w:r w:rsidRPr="3FC7AD76">
                <w:rPr>
                  <w:rStyle w:val="Hyperlink"/>
                  <w:rFonts w:eastAsia="Times New Roman"/>
                </w:rPr>
                <w:t>servinggovernment-auservicedugouvernement@ssc-spc.gc.ca</w:t>
              </w:r>
            </w:hyperlink>
          </w:p>
        </w:tc>
      </w:tr>
      <w:tr w:rsidR="4B3E61A1" w14:paraId="0861B129" w14:textId="77777777" w:rsidTr="424C3EA1">
        <w:trPr>
          <w:trHeight w:val="638"/>
        </w:trPr>
        <w:tc>
          <w:tcPr>
            <w:tcW w:w="901"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1DAB2509" w14:textId="74E5E5AF" w:rsidR="3FC7AD76" w:rsidRDefault="3FC7AD76" w:rsidP="3FC7AD76">
            <w:pPr>
              <w:spacing w:after="0" w:line="240" w:lineRule="auto"/>
              <w:ind w:left="720" w:hanging="720"/>
              <w:jc w:val="center"/>
              <w:rPr>
                <w:color w:val="2A283C" w:themeColor="accent4"/>
              </w:rPr>
            </w:pPr>
            <w:r w:rsidRPr="424C3EA1">
              <w:rPr>
                <w:color w:val="2A283C" w:themeColor="accent4"/>
              </w:rPr>
              <w:t>TC</w:t>
            </w:r>
            <w:r w:rsidR="5018E730" w:rsidRPr="424C3EA1">
              <w:rPr>
                <w:color w:val="2A283C" w:themeColor="accent4"/>
              </w:rPr>
              <w:t>9</w:t>
            </w:r>
          </w:p>
        </w:tc>
        <w:tc>
          <w:tcPr>
            <w:tcW w:w="12419" w:type="dxa"/>
            <w:tcBorders>
              <w:top w:val="single" w:sz="8" w:space="0" w:color="2A283C" w:themeColor="accent4"/>
              <w:left w:val="nil"/>
              <w:bottom w:val="single" w:sz="8" w:space="0" w:color="2A283C" w:themeColor="accent4"/>
              <w:right w:val="nil"/>
            </w:tcBorders>
            <w:shd w:val="clear" w:color="auto" w:fill="auto"/>
          </w:tcPr>
          <w:p w14:paraId="164AB291" w14:textId="293F4A8D" w:rsidR="5999762F" w:rsidRDefault="5999762F" w:rsidP="424C3EA1">
            <w:pPr>
              <w:spacing w:after="0" w:line="240" w:lineRule="auto"/>
              <w:rPr>
                <w:ins w:id="124" w:author="Redquest, Michael (SSC/SPC)" w:date="2024-09-05T19:01:00Z"/>
                <w:rFonts w:eastAsia="Times New Roman"/>
              </w:rPr>
            </w:pPr>
            <w:r w:rsidRPr="424C3EA1">
              <w:rPr>
                <w:rFonts w:eastAsia="Times New Roman"/>
              </w:rPr>
              <w:t xml:space="preserve">When the </w:t>
            </w:r>
            <w:r w:rsidR="0C6A1AF3" w:rsidRPr="424C3EA1">
              <w:rPr>
                <w:rFonts w:eastAsia="Times New Roman"/>
              </w:rPr>
              <w:t>“</w:t>
            </w:r>
            <w:r w:rsidRPr="424C3EA1">
              <w:rPr>
                <w:rFonts w:eastAsia="Times New Roman"/>
              </w:rPr>
              <w:t>when</w:t>
            </w:r>
            <w:r w:rsidR="7810F70D" w:rsidRPr="424C3EA1">
              <w:rPr>
                <w:rFonts w:eastAsia="Times New Roman"/>
              </w:rPr>
              <w:t>” end</w:t>
            </w:r>
            <w:r w:rsidRPr="424C3EA1">
              <w:rPr>
                <w:rFonts w:eastAsia="Times New Roman"/>
              </w:rPr>
              <w:t xml:space="preserve"> date is stale (past</w:t>
            </w:r>
            <w:r w:rsidR="49AF14D8" w:rsidRPr="424C3EA1">
              <w:rPr>
                <w:rFonts w:eastAsia="Times New Roman"/>
              </w:rPr>
              <w:t xml:space="preserve"> current date</w:t>
            </w:r>
            <w:r w:rsidRPr="424C3EA1">
              <w:rPr>
                <w:rFonts w:eastAsia="Times New Roman"/>
              </w:rPr>
              <w:t xml:space="preserve">), provide a </w:t>
            </w:r>
            <w:r w:rsidR="1A94E772" w:rsidRPr="424C3EA1">
              <w:rPr>
                <w:rFonts w:eastAsia="Times New Roman"/>
              </w:rPr>
              <w:t xml:space="preserve">warning </w:t>
            </w:r>
            <w:r w:rsidRPr="424C3EA1">
              <w:rPr>
                <w:rFonts w:eastAsia="Times New Roman"/>
              </w:rPr>
              <w:t>message on save stating that the I</w:t>
            </w:r>
            <w:r w:rsidR="4F9DDE91" w:rsidRPr="424C3EA1">
              <w:rPr>
                <w:rFonts w:eastAsia="Times New Roman"/>
              </w:rPr>
              <w:t xml:space="preserve">CN </w:t>
            </w:r>
          </w:p>
          <w:p w14:paraId="0C1FBA48" w14:textId="74BF9929" w:rsidR="5999762F" w:rsidRDefault="4F9DDE91" w:rsidP="424C3EA1">
            <w:pPr>
              <w:spacing w:after="0" w:line="240" w:lineRule="auto"/>
              <w:rPr>
                <w:rFonts w:eastAsia="Times New Roman"/>
              </w:rPr>
            </w:pPr>
            <w:r w:rsidRPr="424C3EA1">
              <w:rPr>
                <w:rFonts w:eastAsia="Times New Roman"/>
              </w:rPr>
              <w:t>email was not sent to the distribution list(s) due to the stale date(s).</w:t>
            </w:r>
          </w:p>
        </w:tc>
      </w:tr>
      <w:tr w:rsidR="5D89D153" w14:paraId="6C463A3A" w14:textId="77777777" w:rsidTr="424C3EA1">
        <w:trPr>
          <w:trHeight w:val="638"/>
        </w:trPr>
        <w:tc>
          <w:tcPr>
            <w:tcW w:w="901"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1B5B67EC" w14:textId="259B23DA" w:rsidR="5D89D153" w:rsidRDefault="5D89D153" w:rsidP="5D89D153">
            <w:pPr>
              <w:spacing w:after="0" w:line="240" w:lineRule="auto"/>
              <w:ind w:left="720" w:hanging="720"/>
              <w:jc w:val="center"/>
              <w:rPr>
                <w:color w:val="2A283C" w:themeColor="accent4"/>
              </w:rPr>
            </w:pPr>
            <w:r w:rsidRPr="424C3EA1">
              <w:rPr>
                <w:color w:val="2A283C" w:themeColor="accent4"/>
              </w:rPr>
              <w:t>TC</w:t>
            </w:r>
            <w:r w:rsidR="12D37594" w:rsidRPr="424C3EA1">
              <w:rPr>
                <w:color w:val="2A283C" w:themeColor="accent4"/>
              </w:rPr>
              <w:t>10</w:t>
            </w:r>
          </w:p>
        </w:tc>
        <w:tc>
          <w:tcPr>
            <w:tcW w:w="12419" w:type="dxa"/>
            <w:tcBorders>
              <w:top w:val="single" w:sz="8" w:space="0" w:color="2A283C" w:themeColor="accent4"/>
              <w:left w:val="nil"/>
              <w:bottom w:val="single" w:sz="8" w:space="0" w:color="2A283C" w:themeColor="accent4"/>
              <w:right w:val="nil"/>
            </w:tcBorders>
            <w:shd w:val="clear" w:color="auto" w:fill="auto"/>
          </w:tcPr>
          <w:p w14:paraId="56D49F9A" w14:textId="7C25BFCC" w:rsidR="745182E4" w:rsidRDefault="745182E4" w:rsidP="5D89D153">
            <w:pPr>
              <w:spacing w:after="0" w:line="240" w:lineRule="auto"/>
              <w:rPr>
                <w:rFonts w:eastAsia="Times New Roman"/>
              </w:rPr>
            </w:pPr>
            <w:r w:rsidRPr="424C3EA1">
              <w:rPr>
                <w:rFonts w:eastAsia="Times New Roman"/>
              </w:rPr>
              <w:t>Basic draft/live workflow to allow editing a draft state, complete translating before publishing/triggering an ICN email</w:t>
            </w:r>
            <w:r w:rsidR="5D89D153" w:rsidRPr="424C3EA1">
              <w:rPr>
                <w:rFonts w:eastAsia="Times New Roman"/>
              </w:rPr>
              <w:t>.</w:t>
            </w:r>
          </w:p>
        </w:tc>
      </w:tr>
    </w:tbl>
    <w:p w14:paraId="73CD8D36" w14:textId="50BC66CF" w:rsidR="00EF4CEB" w:rsidRDefault="00EF4CEB" w:rsidP="00766F7F">
      <w:pPr>
        <w:spacing w:after="0" w:line="240" w:lineRule="auto"/>
      </w:pPr>
    </w:p>
    <w:p w14:paraId="69C76FD0" w14:textId="77777777" w:rsidR="0070589B" w:rsidRDefault="0070589B" w:rsidP="00766F7F">
      <w:pPr>
        <w:spacing w:after="0" w:line="240" w:lineRule="auto"/>
      </w:pPr>
    </w:p>
    <w:p w14:paraId="1E6255E9" w14:textId="53B0A13B" w:rsidR="278E8C9B" w:rsidRDefault="278E8C9B" w:rsidP="00766F7F">
      <w:pPr>
        <w:spacing w:after="0" w:line="240" w:lineRule="auto"/>
      </w:pPr>
    </w:p>
    <w:p w14:paraId="2725F48A" w14:textId="5790A9A9" w:rsidR="00330155" w:rsidRDefault="000331C3" w:rsidP="00AC43B9">
      <w:pPr>
        <w:pStyle w:val="Heading1"/>
      </w:pPr>
      <w:bookmarkStart w:id="125" w:name="_Toc172805997"/>
      <w:bookmarkEnd w:id="19"/>
      <w:r>
        <w:t>Business Requests</w:t>
      </w:r>
      <w:r w:rsidR="005F7BB7">
        <w:t xml:space="preserve"> (BR)</w:t>
      </w:r>
      <w:bookmarkEnd w:id="125"/>
    </w:p>
    <w:p w14:paraId="6CD6460B" w14:textId="49D9BF5F" w:rsidR="00AD16EE" w:rsidRDefault="000A4416" w:rsidP="00766F7F">
      <w:pPr>
        <w:spacing w:after="0" w:line="240" w:lineRule="auto"/>
        <w:rPr>
          <w:b/>
          <w:bCs/>
          <w:color w:val="FFFFFF" w:themeColor="background1"/>
          <w:szCs w:val="24"/>
        </w:rPr>
      </w:pPr>
      <w:r>
        <w:t xml:space="preserve">During MVP planning, the decision was made to </w:t>
      </w:r>
      <w:r w:rsidR="00A94031">
        <w:t xml:space="preserve">de-scope integrating into the </w:t>
      </w:r>
      <w:r w:rsidR="00D403E6">
        <w:t>Business Intake Tracking System (BITS)</w:t>
      </w:r>
      <w:r w:rsidR="000A365B">
        <w:t xml:space="preserve"> and leverage</w:t>
      </w:r>
      <w:r w:rsidR="00DC5183">
        <w:t xml:space="preserve"> reporting</w:t>
      </w:r>
      <w:r w:rsidR="000A365B">
        <w:t xml:space="preserve"> to show BR information. The evaluation </w:t>
      </w:r>
      <w:r w:rsidR="00BD6F42">
        <w:t xml:space="preserve">for integrating into BITS will be assessed in future phases. Refer to the </w:t>
      </w:r>
      <w:hyperlink w:anchor="_Personalized_Reporting_(RP)" w:history="1">
        <w:r w:rsidR="00FB4D7E" w:rsidRPr="00FB4D7E">
          <w:rPr>
            <w:rStyle w:val="Hyperlink"/>
          </w:rPr>
          <w:t>Personalized Reporting section</w:t>
        </w:r>
      </w:hyperlink>
      <w:r w:rsidR="00FB4D7E">
        <w:t xml:space="preserve"> f</w:t>
      </w:r>
      <w:r w:rsidR="00BD6F42">
        <w:t xml:space="preserve">or information about the BR information that will be exposed in MVP. </w:t>
      </w:r>
      <w:r w:rsidR="00A94031">
        <w:t xml:space="preserve"> </w:t>
      </w:r>
      <w:r w:rsidR="00DC5183">
        <w:t xml:space="preserve"> </w:t>
      </w:r>
    </w:p>
    <w:p w14:paraId="5FE86193" w14:textId="77777777" w:rsidR="00AD16EE" w:rsidRDefault="00AD16EE" w:rsidP="00766F7F">
      <w:pPr>
        <w:spacing w:after="0" w:line="240" w:lineRule="auto"/>
        <w:rPr>
          <w:b/>
          <w:bCs/>
          <w:color w:val="FFFFFF" w:themeColor="background1"/>
          <w:szCs w:val="24"/>
        </w:rPr>
      </w:pPr>
    </w:p>
    <w:p w14:paraId="3B4402D2" w14:textId="77777777" w:rsidR="00AD16EE" w:rsidRDefault="00AD16EE" w:rsidP="00766F7F">
      <w:pPr>
        <w:spacing w:after="0" w:line="240" w:lineRule="auto"/>
        <w:rPr>
          <w:b/>
          <w:bCs/>
          <w:color w:val="FFFFFF" w:themeColor="background1"/>
          <w:szCs w:val="24"/>
        </w:rPr>
      </w:pPr>
    </w:p>
    <w:p w14:paraId="3409E716" w14:textId="77777777" w:rsidR="00AD16EE" w:rsidRDefault="00AD16EE" w:rsidP="00766F7F">
      <w:pPr>
        <w:spacing w:after="0" w:line="240" w:lineRule="auto"/>
        <w:rPr>
          <w:b/>
          <w:bCs/>
          <w:color w:val="FFFFFF" w:themeColor="background1"/>
          <w:szCs w:val="24"/>
        </w:rPr>
      </w:pPr>
    </w:p>
    <w:p w14:paraId="0A48BE5C" w14:textId="77777777" w:rsidR="00AD16EE" w:rsidRDefault="00AD16EE" w:rsidP="00766F7F">
      <w:pPr>
        <w:spacing w:after="0" w:line="240" w:lineRule="auto"/>
        <w:rPr>
          <w:b/>
          <w:bCs/>
          <w:color w:val="FFFFFF" w:themeColor="background1"/>
          <w:szCs w:val="24"/>
        </w:rPr>
      </w:pPr>
    </w:p>
    <w:p w14:paraId="7B330A04" w14:textId="77777777" w:rsidR="00AD16EE" w:rsidRDefault="00AD16EE" w:rsidP="00766F7F">
      <w:pPr>
        <w:spacing w:after="0" w:line="240" w:lineRule="auto"/>
        <w:rPr>
          <w:b/>
          <w:bCs/>
          <w:color w:val="FFFFFF" w:themeColor="background1"/>
          <w:szCs w:val="24"/>
        </w:rPr>
      </w:pPr>
    </w:p>
    <w:p w14:paraId="175CAE2E" w14:textId="77777777" w:rsidR="00AD16EE" w:rsidRDefault="00AD16EE" w:rsidP="00766F7F">
      <w:pPr>
        <w:spacing w:after="0" w:line="240" w:lineRule="auto"/>
        <w:rPr>
          <w:b/>
          <w:bCs/>
          <w:color w:val="FFFFFF" w:themeColor="background1"/>
          <w:szCs w:val="24"/>
        </w:rPr>
      </w:pPr>
    </w:p>
    <w:p w14:paraId="509D668D" w14:textId="4C58C776" w:rsidR="00AD16EE" w:rsidRDefault="00742908" w:rsidP="00766F7F">
      <w:pPr>
        <w:spacing w:after="0" w:line="240" w:lineRule="auto"/>
        <w:rPr>
          <w:b/>
          <w:bCs/>
          <w:color w:val="FFFFFF" w:themeColor="background1"/>
          <w:szCs w:val="24"/>
        </w:rPr>
      </w:pPr>
      <w:r>
        <w:rPr>
          <w:b/>
          <w:bCs/>
          <w:color w:val="FFFFFF" w:themeColor="background1"/>
          <w:szCs w:val="24"/>
        </w:rPr>
        <w:t xml:space="preserve"> </w:t>
      </w:r>
    </w:p>
    <w:p w14:paraId="1FE43075" w14:textId="2859B91D" w:rsidR="00AD16EE" w:rsidRDefault="00AD16EE" w:rsidP="00766F7F">
      <w:pPr>
        <w:spacing w:after="0" w:line="240" w:lineRule="auto"/>
        <w:rPr>
          <w:color w:val="C91CB3" w:themeColor="accent2"/>
          <w:sz w:val="40"/>
          <w:szCs w:val="40"/>
        </w:rPr>
      </w:pPr>
      <w:r w:rsidRPr="00706FA4">
        <w:rPr>
          <w:color w:val="C91CB3" w:themeColor="accent2"/>
          <w:sz w:val="40"/>
          <w:szCs w:val="40"/>
        </w:rPr>
        <w:t>Report Embedding (</w:t>
      </w:r>
      <w:r>
        <w:rPr>
          <w:color w:val="C91CB3" w:themeColor="accent2"/>
          <w:sz w:val="40"/>
          <w:szCs w:val="40"/>
        </w:rPr>
        <w:t>RE</w:t>
      </w:r>
      <w:r w:rsidRPr="00706FA4">
        <w:rPr>
          <w:color w:val="C91CB3" w:themeColor="accent2"/>
          <w:sz w:val="40"/>
          <w:szCs w:val="40"/>
        </w:rPr>
        <w:t>)</w:t>
      </w:r>
    </w:p>
    <w:p w14:paraId="68F315A2" w14:textId="77777777" w:rsidR="00AD16EE" w:rsidRDefault="00AD16EE" w:rsidP="00766F7F">
      <w:pPr>
        <w:spacing w:after="0" w:line="240" w:lineRule="auto"/>
        <w:rPr>
          <w:b/>
          <w:bCs/>
          <w:color w:val="FFFFFF" w:themeColor="background1"/>
          <w:szCs w:val="24"/>
        </w:rPr>
      </w:pPr>
    </w:p>
    <w:tbl>
      <w:tblPr>
        <w:tblW w:w="13320" w:type="dxa"/>
        <w:tblLook w:val="0420" w:firstRow="1" w:lastRow="0" w:firstColumn="0" w:lastColumn="0" w:noHBand="0" w:noVBand="1"/>
      </w:tblPr>
      <w:tblGrid>
        <w:gridCol w:w="1740"/>
        <w:gridCol w:w="11580"/>
      </w:tblGrid>
      <w:tr w:rsidR="00AD16EE" w14:paraId="02116815" w14:textId="77777777" w:rsidTr="00E55E4A">
        <w:trPr>
          <w:trHeight w:val="540"/>
        </w:trPr>
        <w:tc>
          <w:tcPr>
            <w:tcW w:w="1740" w:type="dxa"/>
            <w:tcBorders>
              <w:top w:val="single" w:sz="8" w:space="0" w:color="2A283C" w:themeColor="accent4"/>
              <w:left w:val="nil"/>
              <w:bottom w:val="single" w:sz="8" w:space="0" w:color="2A283C" w:themeColor="accent4"/>
              <w:right w:val="nil"/>
            </w:tcBorders>
            <w:shd w:val="clear" w:color="auto" w:fill="4530A8" w:themeFill="accent1"/>
            <w:tcMar>
              <w:top w:w="72" w:type="dxa"/>
              <w:left w:w="144" w:type="dxa"/>
              <w:bottom w:w="72" w:type="dxa"/>
              <w:right w:w="144" w:type="dxa"/>
            </w:tcMar>
          </w:tcPr>
          <w:p w14:paraId="71D8A615" w14:textId="3785368F" w:rsidR="00AD16EE" w:rsidRDefault="00116C1F">
            <w:pPr>
              <w:spacing w:after="0" w:line="240" w:lineRule="auto"/>
              <w:jc w:val="center"/>
              <w:rPr>
                <w:b/>
                <w:bCs/>
                <w:color w:val="FFFFFF" w:themeColor="background2"/>
              </w:rPr>
            </w:pPr>
            <w:r>
              <w:rPr>
                <w:b/>
                <w:bCs/>
                <w:color w:val="FFFFFF" w:themeColor="background2"/>
              </w:rPr>
              <w:t>RE</w:t>
            </w:r>
            <w:r w:rsidR="00AD16EE" w:rsidRPr="278E8C9B">
              <w:rPr>
                <w:b/>
                <w:bCs/>
                <w:color w:val="FFFFFF" w:themeColor="background2"/>
              </w:rPr>
              <w:t>#</w:t>
            </w:r>
          </w:p>
        </w:tc>
        <w:tc>
          <w:tcPr>
            <w:tcW w:w="11580" w:type="dxa"/>
            <w:tcBorders>
              <w:top w:val="single" w:sz="8" w:space="0" w:color="2A283C" w:themeColor="accent4"/>
              <w:left w:val="nil"/>
              <w:bottom w:val="single" w:sz="8" w:space="0" w:color="2A283C" w:themeColor="accent4"/>
              <w:right w:val="nil"/>
            </w:tcBorders>
            <w:shd w:val="clear" w:color="auto" w:fill="4530A8" w:themeFill="accent1"/>
          </w:tcPr>
          <w:p w14:paraId="1F685F01" w14:textId="77777777" w:rsidR="00AD16EE" w:rsidRDefault="00AD16EE">
            <w:pPr>
              <w:spacing w:after="0" w:line="240" w:lineRule="auto"/>
              <w:rPr>
                <w:b/>
                <w:bCs/>
                <w:color w:val="FFFFFF" w:themeColor="background2"/>
                <w:lang w:val="en-US"/>
              </w:rPr>
            </w:pPr>
            <w:r w:rsidRPr="278E8C9B">
              <w:rPr>
                <w:b/>
                <w:bCs/>
                <w:color w:val="FFFFFF" w:themeColor="background2"/>
                <w:lang w:val="en-US"/>
              </w:rPr>
              <w:t>Description</w:t>
            </w:r>
          </w:p>
        </w:tc>
      </w:tr>
      <w:tr w:rsidR="00AD16EE" w14:paraId="78F81937" w14:textId="77777777" w:rsidTr="00E55E4A">
        <w:trPr>
          <w:trHeight w:val="540"/>
        </w:trPr>
        <w:tc>
          <w:tcPr>
            <w:tcW w:w="1740"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70D2A260" w14:textId="77777777" w:rsidR="00AD16EE" w:rsidRPr="005D42A8" w:rsidRDefault="00AD16EE">
            <w:pPr>
              <w:spacing w:after="0" w:line="240" w:lineRule="auto"/>
              <w:jc w:val="center"/>
              <w:rPr>
                <w:color w:val="2A283C"/>
              </w:rPr>
            </w:pPr>
            <w:r>
              <w:rPr>
                <w:color w:val="2A283C"/>
              </w:rPr>
              <w:t>RE1</w:t>
            </w:r>
          </w:p>
        </w:tc>
        <w:tc>
          <w:tcPr>
            <w:tcW w:w="11580" w:type="dxa"/>
            <w:tcBorders>
              <w:top w:val="single" w:sz="8" w:space="0" w:color="2A283C" w:themeColor="accent4"/>
              <w:left w:val="nil"/>
              <w:bottom w:val="single" w:sz="8" w:space="0" w:color="2A283C" w:themeColor="accent4"/>
              <w:right w:val="nil"/>
            </w:tcBorders>
            <w:shd w:val="clear" w:color="auto" w:fill="auto"/>
          </w:tcPr>
          <w:p w14:paraId="5BAC3848" w14:textId="0F389C8D" w:rsidR="00AD16EE" w:rsidRPr="0026085B" w:rsidRDefault="75D078E2">
            <w:pPr>
              <w:spacing w:after="0" w:line="240" w:lineRule="auto"/>
              <w:rPr>
                <w:lang w:val="en-US"/>
              </w:rPr>
            </w:pPr>
            <w:r w:rsidRPr="2AAF9FDC">
              <w:rPr>
                <w:lang w:val="en-US"/>
              </w:rPr>
              <w:t>The p</w:t>
            </w:r>
            <w:r w:rsidR="00AD16EE" w:rsidRPr="2AAF9FDC">
              <w:rPr>
                <w:lang w:val="en-US"/>
              </w:rPr>
              <w:t xml:space="preserve">latform </w:t>
            </w:r>
            <w:r w:rsidR="13593ABB" w:rsidRPr="2AAF9FDC">
              <w:rPr>
                <w:lang w:val="en-US"/>
              </w:rPr>
              <w:t xml:space="preserve">has the ability to embed </w:t>
            </w:r>
            <w:proofErr w:type="spellStart"/>
            <w:r w:rsidR="00AD16EE" w:rsidRPr="2AAF9FDC">
              <w:rPr>
                <w:lang w:val="en-US"/>
              </w:rPr>
              <w:t>PowerBI</w:t>
            </w:r>
            <w:proofErr w:type="spellEnd"/>
            <w:r w:rsidR="00AD16EE" w:rsidRPr="2AAF9FDC">
              <w:rPr>
                <w:lang w:val="en-US"/>
              </w:rPr>
              <w:t xml:space="preserve"> reports</w:t>
            </w:r>
            <w:r w:rsidR="61B8ACD7" w:rsidRPr="2AAF9FDC">
              <w:rPr>
                <w:lang w:val="en-US"/>
              </w:rPr>
              <w:t xml:space="preserve"> (see Organization Reporting)</w:t>
            </w:r>
            <w:r w:rsidR="00AD16EE" w:rsidRPr="2AAF9FDC">
              <w:rPr>
                <w:lang w:val="en-US"/>
              </w:rPr>
              <w:t xml:space="preserve">. </w:t>
            </w:r>
          </w:p>
        </w:tc>
      </w:tr>
      <w:tr w:rsidR="00AD16EE" w14:paraId="1D538EA9" w14:textId="77777777" w:rsidTr="00E55E4A">
        <w:trPr>
          <w:trHeight w:val="540"/>
        </w:trPr>
        <w:tc>
          <w:tcPr>
            <w:tcW w:w="1740"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60EC44DF" w14:textId="77777777" w:rsidR="00AD16EE" w:rsidRPr="00852D64" w:rsidRDefault="00AD16EE">
            <w:pPr>
              <w:spacing w:after="0" w:line="240" w:lineRule="auto"/>
              <w:jc w:val="center"/>
            </w:pPr>
            <w:r>
              <w:t>RE2</w:t>
            </w:r>
          </w:p>
        </w:tc>
        <w:tc>
          <w:tcPr>
            <w:tcW w:w="11580" w:type="dxa"/>
            <w:tcBorders>
              <w:top w:val="single" w:sz="8" w:space="0" w:color="2A283C" w:themeColor="accent4"/>
              <w:left w:val="nil"/>
              <w:bottom w:val="single" w:sz="8" w:space="0" w:color="2A283C" w:themeColor="accent4"/>
              <w:right w:val="nil"/>
            </w:tcBorders>
            <w:shd w:val="clear" w:color="auto" w:fill="auto"/>
          </w:tcPr>
          <w:p w14:paraId="4D6240D8" w14:textId="455A2C19" w:rsidR="00AD16EE" w:rsidRPr="00852D64" w:rsidRDefault="38365AB9" w:rsidP="2AAF9FDC">
            <w:pPr>
              <w:spacing w:after="0" w:line="240" w:lineRule="auto"/>
              <w:rPr>
                <w:lang w:val="en-US"/>
              </w:rPr>
            </w:pPr>
            <w:r w:rsidRPr="2AAF9FDC">
              <w:rPr>
                <w:lang w:val="en-US"/>
              </w:rPr>
              <w:t>Two types of reports are supported:</w:t>
            </w:r>
            <w:r w:rsidR="00AD16EE" w:rsidRPr="2AAF9FDC">
              <w:rPr>
                <w:lang w:val="en-US"/>
              </w:rPr>
              <w:t xml:space="preserve"> </w:t>
            </w:r>
          </w:p>
          <w:p w14:paraId="3B567B56" w14:textId="4C7214D4" w:rsidR="00AD16EE" w:rsidRPr="00852D64" w:rsidRDefault="1649A8A7" w:rsidP="2AAF9FDC">
            <w:pPr>
              <w:pStyle w:val="ListParagraph"/>
              <w:spacing w:after="0" w:line="240" w:lineRule="auto"/>
              <w:rPr>
                <w:lang w:val="en-US"/>
              </w:rPr>
            </w:pPr>
            <w:r w:rsidRPr="2AAF9FDC">
              <w:rPr>
                <w:lang w:val="en-US"/>
              </w:rPr>
              <w:t>Global reports: available to all Organizations</w:t>
            </w:r>
          </w:p>
          <w:p w14:paraId="631AFC72" w14:textId="542201E2" w:rsidR="00AD16EE" w:rsidRPr="00852D64" w:rsidRDefault="1649A8A7" w:rsidP="2AAF9FDC">
            <w:pPr>
              <w:pStyle w:val="ListParagraph"/>
              <w:spacing w:after="0" w:line="240" w:lineRule="auto"/>
              <w:rPr>
                <w:lang w:val="en-US"/>
              </w:rPr>
            </w:pPr>
            <w:r w:rsidRPr="2AAF9FDC">
              <w:rPr>
                <w:lang w:val="en-US"/>
              </w:rPr>
              <w:t>Organization specific reports: Assigned to specific Organizations.</w:t>
            </w:r>
          </w:p>
        </w:tc>
      </w:tr>
      <w:tr w:rsidR="00AD16EE" w14:paraId="19E19064" w14:textId="77777777" w:rsidTr="00E55E4A">
        <w:trPr>
          <w:trHeight w:val="540"/>
        </w:trPr>
        <w:tc>
          <w:tcPr>
            <w:tcW w:w="1740"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2994BCCB" w14:textId="77777777" w:rsidR="00AD16EE" w:rsidRPr="00852D64" w:rsidRDefault="00AD16EE">
            <w:pPr>
              <w:spacing w:after="0" w:line="240" w:lineRule="auto"/>
              <w:jc w:val="center"/>
            </w:pPr>
            <w:r>
              <w:t>RE3</w:t>
            </w:r>
          </w:p>
        </w:tc>
        <w:tc>
          <w:tcPr>
            <w:tcW w:w="11580" w:type="dxa"/>
            <w:tcBorders>
              <w:top w:val="single" w:sz="8" w:space="0" w:color="2A283C" w:themeColor="accent4"/>
              <w:left w:val="nil"/>
              <w:bottom w:val="single" w:sz="8" w:space="0" w:color="2A283C" w:themeColor="accent4"/>
              <w:right w:val="nil"/>
            </w:tcBorders>
            <w:shd w:val="clear" w:color="auto" w:fill="auto"/>
          </w:tcPr>
          <w:p w14:paraId="4A1B7197" w14:textId="58C3711F" w:rsidR="00AD16EE" w:rsidRPr="00852D64" w:rsidRDefault="0765D01B">
            <w:pPr>
              <w:spacing w:after="0" w:line="240" w:lineRule="auto"/>
              <w:rPr>
                <w:lang w:val="en-US"/>
              </w:rPr>
            </w:pPr>
            <w:r w:rsidRPr="2AAF9FDC">
              <w:rPr>
                <w:lang w:val="en-US"/>
              </w:rPr>
              <w:t xml:space="preserve">All authenticated users </w:t>
            </w:r>
            <w:r w:rsidR="13F3A0AF" w:rsidRPr="2AAF9FDC">
              <w:rPr>
                <w:lang w:val="en-US"/>
              </w:rPr>
              <w:t xml:space="preserve">of </w:t>
            </w:r>
            <w:r w:rsidRPr="2AAF9FDC">
              <w:rPr>
                <w:lang w:val="en-US"/>
              </w:rPr>
              <w:t>an Organization have access to a</w:t>
            </w:r>
            <w:r w:rsidR="117DDB5E" w:rsidRPr="2AAF9FDC">
              <w:rPr>
                <w:lang w:val="en-US"/>
              </w:rPr>
              <w:t xml:space="preserve">ll </w:t>
            </w:r>
            <w:r w:rsidRPr="2AAF9FDC">
              <w:rPr>
                <w:lang w:val="en-US"/>
              </w:rPr>
              <w:t>Global report</w:t>
            </w:r>
            <w:r w:rsidR="5ADE5BE6" w:rsidRPr="2AAF9FDC">
              <w:rPr>
                <w:lang w:val="en-US"/>
              </w:rPr>
              <w:t>s</w:t>
            </w:r>
            <w:r w:rsidR="15F2BCFB" w:rsidRPr="2AAF9FDC">
              <w:rPr>
                <w:lang w:val="en-US"/>
              </w:rPr>
              <w:t>.</w:t>
            </w:r>
          </w:p>
        </w:tc>
      </w:tr>
      <w:tr w:rsidR="00AD16EE" w14:paraId="37E249AC" w14:textId="77777777" w:rsidTr="00E55E4A">
        <w:trPr>
          <w:trHeight w:val="638"/>
        </w:trPr>
        <w:tc>
          <w:tcPr>
            <w:tcW w:w="1740"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7D6CFA55" w14:textId="77777777" w:rsidR="00AD16EE" w:rsidRPr="00852D64" w:rsidRDefault="00AD16EE">
            <w:pPr>
              <w:spacing w:after="0" w:line="240" w:lineRule="auto"/>
              <w:jc w:val="center"/>
            </w:pPr>
            <w:r>
              <w:t>RE4</w:t>
            </w:r>
          </w:p>
        </w:tc>
        <w:tc>
          <w:tcPr>
            <w:tcW w:w="11580" w:type="dxa"/>
            <w:tcBorders>
              <w:top w:val="single" w:sz="8" w:space="0" w:color="2A283C" w:themeColor="accent4"/>
              <w:left w:val="nil"/>
              <w:bottom w:val="single" w:sz="8" w:space="0" w:color="2A283C" w:themeColor="accent4"/>
              <w:right w:val="nil"/>
            </w:tcBorders>
            <w:shd w:val="clear" w:color="auto" w:fill="auto"/>
          </w:tcPr>
          <w:p w14:paraId="58CC7CF3" w14:textId="35B7C864" w:rsidR="00AD16EE" w:rsidRPr="00852D64" w:rsidRDefault="0B654747" w:rsidP="2AAF9FDC">
            <w:pPr>
              <w:shd w:val="clear" w:color="auto" w:fill="FFFFFF" w:themeFill="background2"/>
              <w:spacing w:after="0" w:line="240" w:lineRule="auto"/>
              <w:rPr>
                <w:rFonts w:eastAsia="Arial" w:cs="Arial"/>
                <w:lang w:val="en-US"/>
              </w:rPr>
            </w:pPr>
            <w:r w:rsidRPr="2AAF9FDC">
              <w:rPr>
                <w:rFonts w:eastAsia="Arial" w:cs="Arial"/>
                <w:lang w:val="en-US"/>
              </w:rPr>
              <w:t>Organization specific reports may be a</w:t>
            </w:r>
            <w:r w:rsidR="21E556B0" w:rsidRPr="2AAF9FDC">
              <w:rPr>
                <w:rFonts w:eastAsia="Arial" w:cs="Arial"/>
                <w:lang w:val="en-US"/>
              </w:rPr>
              <w:t xml:space="preserve">ssigned </w:t>
            </w:r>
            <w:r w:rsidRPr="2AAF9FDC">
              <w:rPr>
                <w:rFonts w:eastAsia="Arial" w:cs="Arial"/>
                <w:lang w:val="en-US"/>
              </w:rPr>
              <w:t>access to specific users within that Organization</w:t>
            </w:r>
            <w:r w:rsidR="00AD16EE" w:rsidRPr="2AAF9FDC">
              <w:rPr>
                <w:rFonts w:eastAsia="Arial" w:cs="Arial"/>
                <w:lang w:val="en-US"/>
              </w:rPr>
              <w:t xml:space="preserve">. </w:t>
            </w:r>
          </w:p>
        </w:tc>
      </w:tr>
      <w:tr w:rsidR="00AD16EE" w14:paraId="11474AD4" w14:textId="77777777" w:rsidTr="00E55E4A">
        <w:trPr>
          <w:trHeight w:val="638"/>
        </w:trPr>
        <w:tc>
          <w:tcPr>
            <w:tcW w:w="1740" w:type="dxa"/>
            <w:tcBorders>
              <w:top w:val="single" w:sz="8"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7F312BB0" w14:textId="77777777" w:rsidR="00AD16EE" w:rsidRDefault="00AD16EE">
            <w:pPr>
              <w:spacing w:after="0" w:line="240" w:lineRule="auto"/>
              <w:jc w:val="center"/>
              <w:rPr>
                <w:color w:val="2A283C"/>
              </w:rPr>
            </w:pPr>
            <w:r>
              <w:rPr>
                <w:color w:val="2A283C"/>
              </w:rPr>
              <w:t xml:space="preserve">RE5 </w:t>
            </w:r>
          </w:p>
        </w:tc>
        <w:tc>
          <w:tcPr>
            <w:tcW w:w="11580" w:type="dxa"/>
            <w:tcBorders>
              <w:top w:val="single" w:sz="8" w:space="0" w:color="2A283C" w:themeColor="accent4"/>
              <w:left w:val="nil"/>
              <w:bottom w:val="single" w:sz="8" w:space="0" w:color="2A283C" w:themeColor="accent4"/>
              <w:right w:val="nil"/>
            </w:tcBorders>
            <w:shd w:val="clear" w:color="auto" w:fill="auto"/>
          </w:tcPr>
          <w:p w14:paraId="1C6607D6" w14:textId="33F26A84" w:rsidR="00AD16EE" w:rsidRDefault="73989BC1">
            <w:pPr>
              <w:spacing w:after="0" w:line="240" w:lineRule="auto"/>
              <w:rPr>
                <w:color w:val="2A283C"/>
                <w:lang w:val="en-US"/>
              </w:rPr>
            </w:pPr>
            <w:r w:rsidRPr="2AAF9FDC">
              <w:rPr>
                <w:color w:val="2A283C" w:themeColor="accent4"/>
                <w:lang w:val="en-US"/>
              </w:rPr>
              <w:t>Reports can be switched</w:t>
            </w:r>
            <w:r w:rsidR="00AD16EE" w:rsidRPr="2AAF9FDC">
              <w:rPr>
                <w:color w:val="2A283C" w:themeColor="accent4"/>
                <w:lang w:val="en-US"/>
              </w:rPr>
              <w:t xml:space="preserve"> between English and French.</w:t>
            </w:r>
          </w:p>
        </w:tc>
      </w:tr>
    </w:tbl>
    <w:p w14:paraId="309E3625" w14:textId="5CAC7A9B" w:rsidR="00061FAD" w:rsidRDefault="000A4416" w:rsidP="00766F7F">
      <w:pPr>
        <w:spacing w:after="0" w:line="240" w:lineRule="auto"/>
      </w:pPr>
      <w:r>
        <w:rPr>
          <w:b/>
          <w:bCs/>
          <w:color w:val="FFFFFF" w:themeColor="background1"/>
          <w:szCs w:val="24"/>
        </w:rPr>
        <w:t xml:space="preserve">r </w:t>
      </w:r>
      <w:r w:rsidR="00061FAD">
        <w:br w:type="page"/>
      </w:r>
    </w:p>
    <w:p w14:paraId="1114909E" w14:textId="52939515" w:rsidR="00061FAD" w:rsidRDefault="1B3A1924" w:rsidP="00AC43B9">
      <w:pPr>
        <w:pStyle w:val="Heading1"/>
      </w:pPr>
      <w:bookmarkStart w:id="126" w:name="_Personalized_Reporting_(RP)"/>
      <w:bookmarkStart w:id="127" w:name="_Toc172805998"/>
      <w:bookmarkEnd w:id="126"/>
      <w:r>
        <w:t xml:space="preserve">Organization </w:t>
      </w:r>
      <w:r w:rsidR="7945644B">
        <w:t>Reporting</w:t>
      </w:r>
      <w:r w:rsidR="6FC79FE5">
        <w:t xml:space="preserve"> (</w:t>
      </w:r>
      <w:r>
        <w:t>OR</w:t>
      </w:r>
      <w:r w:rsidR="6FC79FE5">
        <w:t>)</w:t>
      </w:r>
      <w:bookmarkEnd w:id="127"/>
    </w:p>
    <w:p w14:paraId="1EA044F6" w14:textId="77777777" w:rsidR="004373F9" w:rsidRPr="004373F9" w:rsidRDefault="004373F9" w:rsidP="004373F9"/>
    <w:p w14:paraId="7D6FE7B8" w14:textId="08F95DA1" w:rsidR="00A418FD" w:rsidRDefault="00A418FD" w:rsidP="00766F7F">
      <w:pPr>
        <w:spacing w:after="0" w:line="240" w:lineRule="auto"/>
        <w:rPr>
          <w:rStyle w:val="Hyperlink"/>
          <w:i/>
          <w:iCs/>
        </w:rPr>
      </w:pPr>
      <w:r w:rsidRPr="0062658C">
        <w:rPr>
          <w:i/>
          <w:iCs/>
        </w:rPr>
        <w:t xml:space="preserve">For reference: </w:t>
      </w:r>
      <w:r w:rsidR="006F6841" w:rsidRPr="0062658C">
        <w:rPr>
          <w:i/>
          <w:iCs/>
        </w:rPr>
        <w:t>D</w:t>
      </w:r>
      <w:r w:rsidR="00B972C2" w:rsidRPr="0062658C">
        <w:rPr>
          <w:i/>
          <w:iCs/>
        </w:rPr>
        <w:t>etailed description</w:t>
      </w:r>
      <w:r w:rsidR="006F6841" w:rsidRPr="0062658C">
        <w:rPr>
          <w:i/>
          <w:iCs/>
        </w:rPr>
        <w:t>s</w:t>
      </w:r>
      <w:r w:rsidR="00B972C2" w:rsidRPr="0062658C">
        <w:rPr>
          <w:i/>
          <w:iCs/>
        </w:rPr>
        <w:t xml:space="preserve"> of the </w:t>
      </w:r>
      <w:r w:rsidR="006F6841" w:rsidRPr="0062658C">
        <w:rPr>
          <w:i/>
          <w:iCs/>
        </w:rPr>
        <w:t xml:space="preserve">content of the reports targeted for MVP is available </w:t>
      </w:r>
      <w:r w:rsidR="004E6677" w:rsidRPr="0062658C">
        <w:rPr>
          <w:i/>
          <w:iCs/>
        </w:rPr>
        <w:t xml:space="preserve">in the </w:t>
      </w:r>
      <w:hyperlink r:id="rId22" w:history="1">
        <w:r w:rsidR="002A5304" w:rsidRPr="0062658C">
          <w:rPr>
            <w:rStyle w:val="Hyperlink"/>
            <w:i/>
            <w:iCs/>
          </w:rPr>
          <w:t xml:space="preserve">MVP report list </w:t>
        </w:r>
        <w:r w:rsidR="004373F9">
          <w:rPr>
            <w:rStyle w:val="Hyperlink"/>
            <w:i/>
            <w:iCs/>
          </w:rPr>
          <w:t>d</w:t>
        </w:r>
        <w:r w:rsidR="002A5304" w:rsidRPr="0062658C">
          <w:rPr>
            <w:rStyle w:val="Hyperlink"/>
            <w:i/>
            <w:iCs/>
          </w:rPr>
          <w:t>ocument</w:t>
        </w:r>
      </w:hyperlink>
    </w:p>
    <w:p w14:paraId="3A0BACEC" w14:textId="77777777" w:rsidR="004373F9" w:rsidRPr="0062658C" w:rsidRDefault="004373F9" w:rsidP="00766F7F">
      <w:pPr>
        <w:spacing w:after="0" w:line="240" w:lineRule="auto"/>
        <w:rPr>
          <w:i/>
        </w:rPr>
      </w:pPr>
    </w:p>
    <w:tbl>
      <w:tblPr>
        <w:tblW w:w="12690" w:type="dxa"/>
        <w:tblCellMar>
          <w:left w:w="0" w:type="dxa"/>
          <w:right w:w="0" w:type="dxa"/>
        </w:tblCellMar>
        <w:tblLook w:val="0420" w:firstRow="1" w:lastRow="0" w:firstColumn="0" w:lastColumn="0" w:noHBand="0" w:noVBand="1"/>
      </w:tblPr>
      <w:tblGrid>
        <w:gridCol w:w="1173"/>
        <w:gridCol w:w="11517"/>
      </w:tblGrid>
      <w:tr w:rsidR="00E030BE" w:rsidRPr="00026D22" w14:paraId="3F84476F" w14:textId="77777777">
        <w:trPr>
          <w:trHeight w:val="546"/>
        </w:trPr>
        <w:tc>
          <w:tcPr>
            <w:tcW w:w="1173" w:type="dxa"/>
            <w:tcBorders>
              <w:top w:val="single" w:sz="8" w:space="0" w:color="2A283C" w:themeColor="accent4"/>
              <w:left w:val="nil"/>
              <w:bottom w:val="single" w:sz="8" w:space="0" w:color="2A283C" w:themeColor="accent4"/>
              <w:right w:val="nil"/>
            </w:tcBorders>
            <w:shd w:val="clear" w:color="auto" w:fill="4530A8" w:themeFill="accent1"/>
            <w:tcMar>
              <w:top w:w="72" w:type="dxa"/>
              <w:left w:w="144" w:type="dxa"/>
              <w:bottom w:w="72" w:type="dxa"/>
              <w:right w:w="144" w:type="dxa"/>
            </w:tcMar>
            <w:hideMark/>
          </w:tcPr>
          <w:p w14:paraId="2365C2A7" w14:textId="77777777" w:rsidR="00E030BE" w:rsidRPr="0041374C" w:rsidRDefault="00E030BE" w:rsidP="00766F7F">
            <w:pPr>
              <w:spacing w:after="0" w:line="240" w:lineRule="auto"/>
              <w:jc w:val="center"/>
              <w:rPr>
                <w:b/>
                <w:bCs/>
                <w:color w:val="FFFFFF" w:themeColor="background1"/>
                <w:szCs w:val="24"/>
              </w:rPr>
            </w:pPr>
            <w:bookmarkStart w:id="128" w:name="_Hlk157092341"/>
            <w:r w:rsidRPr="0041374C">
              <w:rPr>
                <w:b/>
                <w:bCs/>
                <w:color w:val="FFFFFF" w:themeColor="background1"/>
                <w:szCs w:val="24"/>
              </w:rPr>
              <w:t>BR#</w:t>
            </w:r>
          </w:p>
        </w:tc>
        <w:tc>
          <w:tcPr>
            <w:tcW w:w="11517" w:type="dxa"/>
            <w:tcBorders>
              <w:top w:val="single" w:sz="8" w:space="0" w:color="2A283C" w:themeColor="accent4"/>
              <w:left w:val="nil"/>
              <w:bottom w:val="single" w:sz="8" w:space="0" w:color="2A283C" w:themeColor="accent4"/>
              <w:right w:val="nil"/>
            </w:tcBorders>
            <w:shd w:val="clear" w:color="auto" w:fill="4530A8" w:themeFill="accent1"/>
          </w:tcPr>
          <w:p w14:paraId="11E95591" w14:textId="77777777" w:rsidR="00E030BE" w:rsidRPr="0041374C" w:rsidRDefault="00E030BE" w:rsidP="00766F7F">
            <w:pPr>
              <w:spacing w:after="0" w:line="240" w:lineRule="auto"/>
              <w:rPr>
                <w:b/>
                <w:bCs/>
                <w:color w:val="FFFFFF" w:themeColor="background1"/>
                <w:szCs w:val="24"/>
                <w:lang w:val="en-US"/>
              </w:rPr>
            </w:pPr>
            <w:r w:rsidRPr="0041374C">
              <w:rPr>
                <w:b/>
                <w:bCs/>
                <w:color w:val="FFFFFF" w:themeColor="background1"/>
                <w:szCs w:val="24"/>
                <w:lang w:val="en-US"/>
              </w:rPr>
              <w:t>Description</w:t>
            </w:r>
          </w:p>
        </w:tc>
      </w:tr>
      <w:tr w:rsidR="00E030BE" w:rsidRPr="00026D22" w14:paraId="2F09FA7A" w14:textId="77777777">
        <w:trPr>
          <w:trHeight w:val="546"/>
        </w:trPr>
        <w:tc>
          <w:tcPr>
            <w:tcW w:w="1173"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50B54A29" w14:textId="6B7B6B6C" w:rsidR="00E030BE" w:rsidRPr="00026D22" w:rsidRDefault="00CA3896" w:rsidP="00766F7F">
            <w:pPr>
              <w:spacing w:after="0" w:line="240" w:lineRule="auto"/>
              <w:jc w:val="center"/>
              <w:rPr>
                <w:sz w:val="22"/>
              </w:rPr>
            </w:pPr>
            <w:r>
              <w:rPr>
                <w:sz w:val="22"/>
              </w:rPr>
              <w:t>OR</w:t>
            </w:r>
            <w:r w:rsidR="00E030BE">
              <w:rPr>
                <w:sz w:val="22"/>
              </w:rPr>
              <w:t>1</w:t>
            </w:r>
          </w:p>
        </w:tc>
        <w:tc>
          <w:tcPr>
            <w:tcW w:w="11517" w:type="dxa"/>
            <w:tcBorders>
              <w:top w:val="single" w:sz="2" w:space="0" w:color="2A283C" w:themeColor="accent4"/>
              <w:left w:val="nil"/>
              <w:bottom w:val="single" w:sz="2" w:space="0" w:color="2A283C" w:themeColor="accent4"/>
              <w:right w:val="nil"/>
            </w:tcBorders>
          </w:tcPr>
          <w:p w14:paraId="1006A4CF" w14:textId="7D302BCA" w:rsidR="00E030BE" w:rsidRPr="00B76F17" w:rsidRDefault="00915665" w:rsidP="00766F7F">
            <w:pPr>
              <w:spacing w:after="0" w:line="240" w:lineRule="auto"/>
              <w:rPr>
                <w:sz w:val="22"/>
              </w:rPr>
            </w:pPr>
            <w:commentRangeStart w:id="129"/>
            <w:commentRangeStart w:id="130"/>
            <w:commentRangeStart w:id="131"/>
            <w:r>
              <w:rPr>
                <w:sz w:val="22"/>
              </w:rPr>
              <w:t>Reporting</w:t>
            </w:r>
            <w:r w:rsidR="00413DC6">
              <w:rPr>
                <w:sz w:val="22"/>
              </w:rPr>
              <w:t xml:space="preserve"> </w:t>
            </w:r>
            <w:r w:rsidR="001A6F7A">
              <w:rPr>
                <w:sz w:val="22"/>
              </w:rPr>
              <w:t>Dashboard</w:t>
            </w:r>
            <w:r w:rsidR="001D0ACC">
              <w:rPr>
                <w:sz w:val="22"/>
              </w:rPr>
              <w:t>.</w:t>
            </w:r>
            <w:r w:rsidR="002236A3">
              <w:rPr>
                <w:sz w:val="22"/>
              </w:rPr>
              <w:t xml:space="preserve"> </w:t>
            </w:r>
            <w:commentRangeEnd w:id="129"/>
            <w:r w:rsidR="00E8418C">
              <w:rPr>
                <w:rStyle w:val="CommentReference"/>
              </w:rPr>
              <w:commentReference w:id="129"/>
            </w:r>
            <w:commentRangeEnd w:id="130"/>
            <w:r w:rsidR="00A35972">
              <w:rPr>
                <w:rStyle w:val="CommentReference"/>
              </w:rPr>
              <w:commentReference w:id="130"/>
            </w:r>
            <w:commentRangeEnd w:id="131"/>
            <w:r w:rsidR="00722857">
              <w:rPr>
                <w:rStyle w:val="CommentReference"/>
              </w:rPr>
              <w:commentReference w:id="131"/>
            </w:r>
            <w:r w:rsidR="002236A3" w:rsidRPr="002236A3">
              <w:rPr>
                <w:sz w:val="22"/>
              </w:rPr>
              <w:t>Offers an overview of the ongoing business requests, service requests, incidents, change requests and consumption metrics for the department. Acts as a gateway to the other reports.</w:t>
            </w:r>
          </w:p>
          <w:p w14:paraId="5D9D2505" w14:textId="77777777" w:rsidR="00B76F17" w:rsidRPr="00B76F17" w:rsidRDefault="00B76F17" w:rsidP="00766F7F">
            <w:pPr>
              <w:spacing w:after="0" w:line="240" w:lineRule="auto"/>
              <w:rPr>
                <w:b/>
                <w:bCs/>
                <w:sz w:val="22"/>
              </w:rPr>
            </w:pPr>
            <w:r w:rsidRPr="00B76F17">
              <w:rPr>
                <w:b/>
                <w:bCs/>
                <w:sz w:val="22"/>
              </w:rPr>
              <w:t>Sections</w:t>
            </w:r>
          </w:p>
          <w:p w14:paraId="6179A41F" w14:textId="77777777" w:rsidR="00B76F17" w:rsidRDefault="00B76F17" w:rsidP="00766F7F">
            <w:pPr>
              <w:pStyle w:val="ListParagraph"/>
              <w:numPr>
                <w:ilvl w:val="0"/>
                <w:numId w:val="13"/>
              </w:numPr>
              <w:spacing w:after="0" w:line="240" w:lineRule="auto"/>
              <w:rPr>
                <w:sz w:val="22"/>
              </w:rPr>
            </w:pPr>
            <w:r w:rsidRPr="00B76F17">
              <w:rPr>
                <w:sz w:val="22"/>
              </w:rPr>
              <w:t>Business requests</w:t>
            </w:r>
          </w:p>
          <w:p w14:paraId="23289A3D" w14:textId="143395D2" w:rsidR="000B6329" w:rsidRPr="006679AF" w:rsidRDefault="00762D25" w:rsidP="00766F7F">
            <w:pPr>
              <w:pStyle w:val="ListParagraph"/>
              <w:numPr>
                <w:ilvl w:val="1"/>
                <w:numId w:val="13"/>
              </w:numPr>
              <w:spacing w:after="0" w:line="240" w:lineRule="auto"/>
              <w:rPr>
                <w:sz w:val="22"/>
              </w:rPr>
            </w:pPr>
            <w:r w:rsidRPr="006679AF">
              <w:rPr>
                <w:sz w:val="22"/>
              </w:rPr>
              <w:t>Count of active business requests by priority</w:t>
            </w:r>
            <w:r w:rsidR="006679AF" w:rsidRPr="006679AF">
              <w:rPr>
                <w:sz w:val="22"/>
              </w:rPr>
              <w:t xml:space="preserve">, </w:t>
            </w:r>
            <w:r w:rsidRPr="006679AF">
              <w:rPr>
                <w:sz w:val="22"/>
              </w:rPr>
              <w:t>Count of active business requests by phase</w:t>
            </w:r>
            <w:r w:rsidR="006679AF">
              <w:rPr>
                <w:sz w:val="22"/>
              </w:rPr>
              <w:t xml:space="preserve">, </w:t>
            </w:r>
            <w:r w:rsidRPr="006679AF">
              <w:rPr>
                <w:sz w:val="22"/>
              </w:rPr>
              <w:t>Count of active business requests by implementation flag</w:t>
            </w:r>
            <w:r w:rsidR="006679AF">
              <w:rPr>
                <w:sz w:val="22"/>
              </w:rPr>
              <w:t>.</w:t>
            </w:r>
          </w:p>
          <w:p w14:paraId="5FAA9032" w14:textId="79838045" w:rsidR="00F3305A" w:rsidRDefault="00F3305A" w:rsidP="00766F7F">
            <w:pPr>
              <w:pStyle w:val="ListParagraph"/>
              <w:numPr>
                <w:ilvl w:val="0"/>
                <w:numId w:val="13"/>
              </w:numPr>
              <w:spacing w:after="0" w:line="240" w:lineRule="auto"/>
              <w:rPr>
                <w:sz w:val="22"/>
              </w:rPr>
            </w:pPr>
            <w:r>
              <w:rPr>
                <w:sz w:val="22"/>
              </w:rPr>
              <w:t>Service request</w:t>
            </w:r>
            <w:r w:rsidR="000B6329">
              <w:rPr>
                <w:sz w:val="22"/>
              </w:rPr>
              <w:t>s</w:t>
            </w:r>
          </w:p>
          <w:p w14:paraId="52150CE3" w14:textId="682F7EC4" w:rsidR="006679AF" w:rsidRPr="006679AF" w:rsidRDefault="006679AF" w:rsidP="00766F7F">
            <w:pPr>
              <w:pStyle w:val="ListParagraph"/>
              <w:numPr>
                <w:ilvl w:val="1"/>
                <w:numId w:val="13"/>
              </w:numPr>
              <w:spacing w:after="0" w:line="240" w:lineRule="auto"/>
              <w:rPr>
                <w:sz w:val="22"/>
              </w:rPr>
            </w:pPr>
            <w:r w:rsidRPr="006679AF">
              <w:rPr>
                <w:sz w:val="22"/>
              </w:rPr>
              <w:t>Count of active service requests by priority</w:t>
            </w:r>
            <w:r>
              <w:rPr>
                <w:sz w:val="22"/>
              </w:rPr>
              <w:t xml:space="preserve">, </w:t>
            </w:r>
            <w:r w:rsidRPr="006679AF">
              <w:rPr>
                <w:sz w:val="22"/>
              </w:rPr>
              <w:t>Count of closed service requests for the selected period by priority</w:t>
            </w:r>
            <w:r w:rsidR="00435DC6">
              <w:rPr>
                <w:sz w:val="22"/>
              </w:rPr>
              <w:t>.</w:t>
            </w:r>
          </w:p>
          <w:p w14:paraId="71C06ADA" w14:textId="77777777" w:rsidR="00F3305A" w:rsidRDefault="00F3305A" w:rsidP="00766F7F">
            <w:pPr>
              <w:pStyle w:val="ListParagraph"/>
              <w:numPr>
                <w:ilvl w:val="0"/>
                <w:numId w:val="13"/>
              </w:numPr>
              <w:spacing w:after="0" w:line="240" w:lineRule="auto"/>
              <w:rPr>
                <w:sz w:val="22"/>
              </w:rPr>
            </w:pPr>
            <w:r>
              <w:rPr>
                <w:sz w:val="22"/>
              </w:rPr>
              <w:t>Ch</w:t>
            </w:r>
            <w:r w:rsidR="000B6329">
              <w:rPr>
                <w:sz w:val="22"/>
              </w:rPr>
              <w:t>ange requests</w:t>
            </w:r>
          </w:p>
          <w:p w14:paraId="4C85204F" w14:textId="72D3C467" w:rsidR="00435DC6" w:rsidRPr="00435DC6" w:rsidRDefault="00435DC6" w:rsidP="00766F7F">
            <w:pPr>
              <w:pStyle w:val="ListParagraph"/>
              <w:numPr>
                <w:ilvl w:val="1"/>
                <w:numId w:val="13"/>
              </w:numPr>
              <w:spacing w:after="0" w:line="240" w:lineRule="auto"/>
              <w:rPr>
                <w:sz w:val="22"/>
              </w:rPr>
            </w:pPr>
            <w:r w:rsidRPr="00435DC6">
              <w:rPr>
                <w:sz w:val="22"/>
              </w:rPr>
              <w:t>Count of active change requests by priority</w:t>
            </w:r>
            <w:r>
              <w:rPr>
                <w:sz w:val="22"/>
              </w:rPr>
              <w:t xml:space="preserve">, </w:t>
            </w:r>
            <w:r w:rsidRPr="00435DC6">
              <w:rPr>
                <w:sz w:val="22"/>
              </w:rPr>
              <w:t>Count of closed change requests for the selected period by priority</w:t>
            </w:r>
            <w:r>
              <w:rPr>
                <w:sz w:val="22"/>
              </w:rPr>
              <w:t>.</w:t>
            </w:r>
          </w:p>
          <w:p w14:paraId="6B1B4ECF" w14:textId="77777777" w:rsidR="000B6329" w:rsidRDefault="000B6329" w:rsidP="00766F7F">
            <w:pPr>
              <w:pStyle w:val="ListParagraph"/>
              <w:numPr>
                <w:ilvl w:val="0"/>
                <w:numId w:val="13"/>
              </w:numPr>
              <w:spacing w:after="0" w:line="240" w:lineRule="auto"/>
              <w:rPr>
                <w:sz w:val="22"/>
              </w:rPr>
            </w:pPr>
            <w:r>
              <w:rPr>
                <w:sz w:val="22"/>
              </w:rPr>
              <w:t>Incidents</w:t>
            </w:r>
          </w:p>
          <w:p w14:paraId="23E015C6" w14:textId="4139B19B" w:rsidR="00144EB4" w:rsidRPr="00144EB4" w:rsidRDefault="00144EB4" w:rsidP="00766F7F">
            <w:pPr>
              <w:pStyle w:val="ListParagraph"/>
              <w:numPr>
                <w:ilvl w:val="1"/>
                <w:numId w:val="13"/>
              </w:numPr>
              <w:spacing w:after="0" w:line="240" w:lineRule="auto"/>
              <w:rPr>
                <w:sz w:val="22"/>
              </w:rPr>
            </w:pPr>
            <w:r w:rsidRPr="00144EB4">
              <w:rPr>
                <w:sz w:val="22"/>
              </w:rPr>
              <w:t>Count of active incidents by priority</w:t>
            </w:r>
            <w:r>
              <w:rPr>
                <w:sz w:val="22"/>
              </w:rPr>
              <w:t xml:space="preserve">, </w:t>
            </w:r>
            <w:r w:rsidRPr="00144EB4">
              <w:rPr>
                <w:sz w:val="22"/>
              </w:rPr>
              <w:t>Count of closed incidents for the selected period by priority</w:t>
            </w:r>
            <w:r>
              <w:rPr>
                <w:sz w:val="22"/>
              </w:rPr>
              <w:t>.</w:t>
            </w:r>
          </w:p>
          <w:p w14:paraId="248ED7A8" w14:textId="77777777" w:rsidR="000B6329" w:rsidRDefault="000B6329" w:rsidP="00766F7F">
            <w:pPr>
              <w:pStyle w:val="ListParagraph"/>
              <w:numPr>
                <w:ilvl w:val="0"/>
                <w:numId w:val="13"/>
              </w:numPr>
              <w:spacing w:after="0" w:line="240" w:lineRule="auto"/>
              <w:rPr>
                <w:sz w:val="22"/>
              </w:rPr>
            </w:pPr>
            <w:r>
              <w:rPr>
                <w:sz w:val="22"/>
              </w:rPr>
              <w:t>Consumption metrics</w:t>
            </w:r>
          </w:p>
          <w:p w14:paraId="55EAE2C1" w14:textId="3B2D2CBE" w:rsidR="00E030BE" w:rsidRPr="00026D22" w:rsidRDefault="00C25131" w:rsidP="00766F7F">
            <w:pPr>
              <w:pStyle w:val="ListParagraph"/>
              <w:numPr>
                <w:ilvl w:val="1"/>
                <w:numId w:val="13"/>
              </w:numPr>
              <w:spacing w:after="0" w:line="240" w:lineRule="auto"/>
              <w:rPr>
                <w:sz w:val="22"/>
              </w:rPr>
            </w:pPr>
            <w:r w:rsidRPr="00C25131">
              <w:rPr>
                <w:sz w:val="22"/>
              </w:rPr>
              <w:t>Count of actual service consumption units</w:t>
            </w:r>
            <w:r>
              <w:rPr>
                <w:sz w:val="22"/>
              </w:rPr>
              <w:t xml:space="preserve">, </w:t>
            </w:r>
            <w:r w:rsidRPr="00C25131">
              <w:rPr>
                <w:sz w:val="22"/>
              </w:rPr>
              <w:t>Variance of service consumption units over the selected period</w:t>
            </w:r>
            <w:r>
              <w:rPr>
                <w:sz w:val="22"/>
              </w:rPr>
              <w:t>.</w:t>
            </w:r>
          </w:p>
        </w:tc>
      </w:tr>
      <w:tr w:rsidR="00E030BE" w:rsidRPr="00026D22" w14:paraId="4635DDC0" w14:textId="77777777">
        <w:trPr>
          <w:trHeight w:val="546"/>
        </w:trPr>
        <w:tc>
          <w:tcPr>
            <w:tcW w:w="1173"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CDAF788" w14:textId="78D4F0FD" w:rsidR="00E030BE" w:rsidRDefault="00CA3896" w:rsidP="00766F7F">
            <w:pPr>
              <w:spacing w:after="0" w:line="240" w:lineRule="auto"/>
              <w:jc w:val="center"/>
              <w:rPr>
                <w:sz w:val="22"/>
              </w:rPr>
            </w:pPr>
            <w:r>
              <w:rPr>
                <w:sz w:val="22"/>
              </w:rPr>
              <w:t>OR</w:t>
            </w:r>
            <w:r w:rsidR="00E030BE">
              <w:rPr>
                <w:sz w:val="22"/>
              </w:rPr>
              <w:t>2</w:t>
            </w:r>
          </w:p>
        </w:tc>
        <w:tc>
          <w:tcPr>
            <w:tcW w:w="11517" w:type="dxa"/>
            <w:tcBorders>
              <w:top w:val="single" w:sz="2" w:space="0" w:color="2A283C" w:themeColor="accent4"/>
              <w:left w:val="nil"/>
              <w:bottom w:val="single" w:sz="2" w:space="0" w:color="2A283C" w:themeColor="accent4"/>
              <w:right w:val="nil"/>
            </w:tcBorders>
          </w:tcPr>
          <w:p w14:paraId="782F136F" w14:textId="65196669" w:rsidR="00E030BE" w:rsidRDefault="00B31FDD" w:rsidP="00766F7F">
            <w:pPr>
              <w:spacing w:after="0" w:line="240" w:lineRule="auto"/>
              <w:rPr>
                <w:sz w:val="22"/>
              </w:rPr>
            </w:pPr>
            <w:r>
              <w:rPr>
                <w:sz w:val="22"/>
              </w:rPr>
              <w:t>Business request</w:t>
            </w:r>
            <w:r w:rsidR="001D0ACC">
              <w:rPr>
                <w:sz w:val="22"/>
              </w:rPr>
              <w:t>s</w:t>
            </w:r>
            <w:r>
              <w:rPr>
                <w:sz w:val="22"/>
              </w:rPr>
              <w:t xml:space="preserve"> report</w:t>
            </w:r>
            <w:r w:rsidR="001D0ACC">
              <w:rPr>
                <w:sz w:val="22"/>
              </w:rPr>
              <w:t>.</w:t>
            </w:r>
            <w:r w:rsidR="00D23216">
              <w:t xml:space="preserve"> </w:t>
            </w:r>
            <w:r w:rsidR="00D23216" w:rsidRPr="00D23216">
              <w:rPr>
                <w:sz w:val="22"/>
              </w:rPr>
              <w:t xml:space="preserve">Offers an overview and details of the department’s business requests. A variety of filters are available to drill down and explore business requests. This report presents </w:t>
            </w:r>
            <w:r w:rsidR="008E5023">
              <w:rPr>
                <w:sz w:val="22"/>
              </w:rPr>
              <w:t xml:space="preserve">estimated agreement cost information </w:t>
            </w:r>
            <w:r w:rsidR="00D23216" w:rsidRPr="00D23216">
              <w:rPr>
                <w:sz w:val="22"/>
              </w:rPr>
              <w:t xml:space="preserve">  as well as delivery metrics (cycle time by phase, implementation time).</w:t>
            </w:r>
          </w:p>
          <w:p w14:paraId="34448876" w14:textId="77777777" w:rsidR="00134C2E" w:rsidRDefault="00134C2E" w:rsidP="00766F7F">
            <w:pPr>
              <w:spacing w:after="0" w:line="240" w:lineRule="auto"/>
              <w:rPr>
                <w:b/>
                <w:bCs/>
                <w:sz w:val="22"/>
              </w:rPr>
            </w:pPr>
            <w:r w:rsidRPr="00134C2E">
              <w:rPr>
                <w:b/>
                <w:bCs/>
                <w:sz w:val="22"/>
              </w:rPr>
              <w:t>Sections</w:t>
            </w:r>
          </w:p>
          <w:p w14:paraId="1296474D" w14:textId="77777777" w:rsidR="00134C2E" w:rsidRDefault="00134C2E" w:rsidP="00766F7F">
            <w:pPr>
              <w:pStyle w:val="ListParagraph"/>
              <w:numPr>
                <w:ilvl w:val="0"/>
                <w:numId w:val="14"/>
              </w:numPr>
              <w:spacing w:after="0" w:line="240" w:lineRule="auto"/>
              <w:rPr>
                <w:sz w:val="22"/>
              </w:rPr>
            </w:pPr>
            <w:r w:rsidRPr="00134C2E">
              <w:rPr>
                <w:sz w:val="22"/>
              </w:rPr>
              <w:t>Overview of business requests</w:t>
            </w:r>
          </w:p>
          <w:p w14:paraId="62FE0F90" w14:textId="6701FB51" w:rsidR="00B84E20" w:rsidRPr="001F0A3B" w:rsidRDefault="00B84E20" w:rsidP="00766F7F">
            <w:pPr>
              <w:pStyle w:val="ListParagraph"/>
              <w:numPr>
                <w:ilvl w:val="1"/>
                <w:numId w:val="14"/>
              </w:numPr>
              <w:spacing w:after="0" w:line="240" w:lineRule="auto"/>
              <w:rPr>
                <w:sz w:val="22"/>
              </w:rPr>
            </w:pPr>
            <w:r w:rsidRPr="00B84E20">
              <w:rPr>
                <w:sz w:val="22"/>
              </w:rPr>
              <w:t>Count of business requests by priority of request</w:t>
            </w:r>
            <w:r w:rsidR="001F0A3B">
              <w:rPr>
                <w:sz w:val="22"/>
              </w:rPr>
              <w:t xml:space="preserve">, </w:t>
            </w:r>
            <w:r w:rsidRPr="001F0A3B">
              <w:rPr>
                <w:sz w:val="22"/>
              </w:rPr>
              <w:t>Count of business requests by phase</w:t>
            </w:r>
            <w:r w:rsidR="001F0A3B">
              <w:rPr>
                <w:sz w:val="22"/>
              </w:rPr>
              <w:t xml:space="preserve">, </w:t>
            </w:r>
            <w:r w:rsidRPr="001F0A3B">
              <w:rPr>
                <w:sz w:val="22"/>
              </w:rPr>
              <w:t>Count of active business requests by implementation flag</w:t>
            </w:r>
            <w:r w:rsidR="001F0A3B">
              <w:rPr>
                <w:sz w:val="22"/>
              </w:rPr>
              <w:t xml:space="preserve">, </w:t>
            </w:r>
            <w:r w:rsidRPr="001F0A3B">
              <w:rPr>
                <w:sz w:val="22"/>
              </w:rPr>
              <w:t>Count of active business requests by complexity</w:t>
            </w:r>
            <w:r w:rsidR="001F0A3B">
              <w:rPr>
                <w:sz w:val="22"/>
              </w:rPr>
              <w:t xml:space="preserve">, </w:t>
            </w:r>
            <w:r w:rsidRPr="001F0A3B">
              <w:rPr>
                <w:sz w:val="22"/>
              </w:rPr>
              <w:t>Count of business requests by service</w:t>
            </w:r>
            <w:r w:rsidR="001F0A3B">
              <w:rPr>
                <w:sz w:val="22"/>
              </w:rPr>
              <w:t xml:space="preserve">, </w:t>
            </w:r>
            <w:r w:rsidRPr="001F0A3B">
              <w:rPr>
                <w:sz w:val="22"/>
              </w:rPr>
              <w:t>Business requests SLA by service</w:t>
            </w:r>
            <w:r w:rsidR="001F0A3B">
              <w:rPr>
                <w:sz w:val="22"/>
              </w:rPr>
              <w:t xml:space="preserve">, </w:t>
            </w:r>
            <w:r w:rsidRPr="001F0A3B">
              <w:rPr>
                <w:sz w:val="22"/>
              </w:rPr>
              <w:t>Count of business requests over the selected period</w:t>
            </w:r>
            <w:r w:rsidR="001F0A3B">
              <w:rPr>
                <w:sz w:val="22"/>
              </w:rPr>
              <w:t>.</w:t>
            </w:r>
          </w:p>
          <w:p w14:paraId="3BA1D4CF" w14:textId="18D04C1C" w:rsidR="00134C2E" w:rsidRDefault="00134C2E" w:rsidP="00766F7F">
            <w:pPr>
              <w:pStyle w:val="ListParagraph"/>
              <w:numPr>
                <w:ilvl w:val="0"/>
                <w:numId w:val="14"/>
              </w:numPr>
              <w:spacing w:after="0" w:line="240" w:lineRule="auto"/>
              <w:rPr>
                <w:sz w:val="22"/>
              </w:rPr>
            </w:pPr>
            <w:r w:rsidRPr="00134C2E">
              <w:rPr>
                <w:sz w:val="22"/>
              </w:rPr>
              <w:t>Business requests details</w:t>
            </w:r>
          </w:p>
          <w:p w14:paraId="139325C4" w14:textId="79AF605B" w:rsidR="00103E1E" w:rsidRPr="00134C2E" w:rsidRDefault="00103E1E" w:rsidP="00766F7F">
            <w:pPr>
              <w:pStyle w:val="ListParagraph"/>
              <w:numPr>
                <w:ilvl w:val="1"/>
                <w:numId w:val="14"/>
              </w:numPr>
              <w:spacing w:after="0" w:line="240" w:lineRule="auto"/>
              <w:rPr>
                <w:sz w:val="22"/>
              </w:rPr>
            </w:pPr>
            <w:r w:rsidRPr="00103E1E">
              <w:rPr>
                <w:sz w:val="22"/>
              </w:rPr>
              <w:t>BR number, title, requirement overview, priority lead service, supporting services, current phase, current status, days in status, submission date, days since submission, target implementation date, amount of billing, related configuration items</w:t>
            </w:r>
            <w:r>
              <w:rPr>
                <w:sz w:val="22"/>
              </w:rPr>
              <w:t>.</w:t>
            </w:r>
          </w:p>
          <w:p w14:paraId="5F74A76D" w14:textId="4E4A1C59" w:rsidR="005739E8" w:rsidRPr="00134C2E" w:rsidRDefault="00071E97" w:rsidP="00766F7F">
            <w:pPr>
              <w:pStyle w:val="ListParagraph"/>
              <w:numPr>
                <w:ilvl w:val="1"/>
                <w:numId w:val="14"/>
              </w:numPr>
              <w:spacing w:after="0" w:line="240" w:lineRule="auto"/>
              <w:rPr>
                <w:sz w:val="22"/>
              </w:rPr>
            </w:pPr>
            <w:r>
              <w:rPr>
                <w:sz w:val="22"/>
              </w:rPr>
              <w:t xml:space="preserve">Estimated Agreement Costs </w:t>
            </w:r>
            <w:r w:rsidR="005739E8" w:rsidRPr="005739E8">
              <w:rPr>
                <w:sz w:val="22"/>
              </w:rPr>
              <w:t xml:space="preserve">Amount of </w:t>
            </w:r>
            <w:r>
              <w:rPr>
                <w:sz w:val="22"/>
              </w:rPr>
              <w:t>estimated costs</w:t>
            </w:r>
            <w:r w:rsidR="005739E8" w:rsidRPr="005739E8">
              <w:rPr>
                <w:sz w:val="22"/>
              </w:rPr>
              <w:t xml:space="preserve"> by service</w:t>
            </w:r>
            <w:r w:rsidR="001F0A3B">
              <w:rPr>
                <w:sz w:val="22"/>
              </w:rPr>
              <w:t>.</w:t>
            </w:r>
          </w:p>
          <w:p w14:paraId="75835E9A" w14:textId="77777777" w:rsidR="00134C2E" w:rsidRDefault="00134C2E" w:rsidP="00766F7F">
            <w:pPr>
              <w:pStyle w:val="ListParagraph"/>
              <w:numPr>
                <w:ilvl w:val="0"/>
                <w:numId w:val="14"/>
              </w:numPr>
              <w:spacing w:after="0" w:line="240" w:lineRule="auto"/>
              <w:rPr>
                <w:sz w:val="22"/>
              </w:rPr>
            </w:pPr>
            <w:r w:rsidRPr="00134C2E">
              <w:rPr>
                <w:sz w:val="22"/>
              </w:rPr>
              <w:t>Delivery</w:t>
            </w:r>
          </w:p>
          <w:p w14:paraId="7337FEC6" w14:textId="3F5E696D" w:rsidR="00E030BE" w:rsidRPr="00134C2E" w:rsidRDefault="001F0A3B" w:rsidP="00766F7F">
            <w:pPr>
              <w:pStyle w:val="ListParagraph"/>
              <w:numPr>
                <w:ilvl w:val="1"/>
                <w:numId w:val="14"/>
              </w:numPr>
              <w:spacing w:after="0" w:line="240" w:lineRule="auto"/>
              <w:rPr>
                <w:b/>
                <w:sz w:val="22"/>
              </w:rPr>
            </w:pPr>
            <w:r w:rsidRPr="001F0A3B">
              <w:rPr>
                <w:sz w:val="22"/>
              </w:rPr>
              <w:t>Average cycle time by phase</w:t>
            </w:r>
            <w:r>
              <w:rPr>
                <w:sz w:val="22"/>
              </w:rPr>
              <w:t xml:space="preserve">, </w:t>
            </w:r>
            <w:r w:rsidRPr="001F0A3B">
              <w:rPr>
                <w:sz w:val="22"/>
              </w:rPr>
              <w:t>Average implementation time</w:t>
            </w:r>
            <w:r>
              <w:rPr>
                <w:sz w:val="22"/>
              </w:rPr>
              <w:t>.</w:t>
            </w:r>
          </w:p>
        </w:tc>
      </w:tr>
      <w:tr w:rsidR="001D0ACC" w:rsidRPr="00026D22" w14:paraId="64BB68A0" w14:textId="77777777">
        <w:trPr>
          <w:trHeight w:val="546"/>
        </w:trPr>
        <w:tc>
          <w:tcPr>
            <w:tcW w:w="1173"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4231427" w14:textId="1C2E1A44" w:rsidR="001D0ACC" w:rsidRDefault="00CA3896" w:rsidP="00766F7F">
            <w:pPr>
              <w:spacing w:after="0" w:line="240" w:lineRule="auto"/>
              <w:jc w:val="center"/>
              <w:rPr>
                <w:sz w:val="22"/>
              </w:rPr>
            </w:pPr>
            <w:r>
              <w:rPr>
                <w:sz w:val="22"/>
              </w:rPr>
              <w:t>OR</w:t>
            </w:r>
            <w:r w:rsidR="001D0ACC">
              <w:rPr>
                <w:sz w:val="22"/>
              </w:rPr>
              <w:t>3</w:t>
            </w:r>
          </w:p>
        </w:tc>
        <w:tc>
          <w:tcPr>
            <w:tcW w:w="11517" w:type="dxa"/>
            <w:tcBorders>
              <w:top w:val="single" w:sz="2" w:space="0" w:color="2A283C" w:themeColor="accent4"/>
              <w:left w:val="nil"/>
              <w:bottom w:val="single" w:sz="2" w:space="0" w:color="2A283C" w:themeColor="accent4"/>
              <w:right w:val="nil"/>
            </w:tcBorders>
          </w:tcPr>
          <w:p w14:paraId="13D91DF1" w14:textId="77777777" w:rsidR="001D0ACC" w:rsidRDefault="001D0ACC" w:rsidP="00766F7F">
            <w:pPr>
              <w:spacing w:after="0" w:line="240" w:lineRule="auto"/>
              <w:rPr>
                <w:sz w:val="22"/>
              </w:rPr>
            </w:pPr>
            <w:r>
              <w:rPr>
                <w:sz w:val="22"/>
              </w:rPr>
              <w:t>Incidents report.</w:t>
            </w:r>
            <w:r w:rsidR="0024028A">
              <w:t xml:space="preserve"> </w:t>
            </w:r>
            <w:r w:rsidR="0024028A" w:rsidRPr="0024028A">
              <w:rPr>
                <w:sz w:val="22"/>
              </w:rPr>
              <w:t>Offers an overview and details of the department’s incidents. This report offers a higher level of details for critical and high priority incidents (cause, impact, resolution), and informs the user about which other departments were also affected by the incident impacting his own department.</w:t>
            </w:r>
          </w:p>
          <w:p w14:paraId="2AFED918" w14:textId="77777777" w:rsidR="00F50949" w:rsidRDefault="0002111C" w:rsidP="00766F7F">
            <w:pPr>
              <w:spacing w:after="0" w:line="240" w:lineRule="auto"/>
              <w:rPr>
                <w:sz w:val="22"/>
              </w:rPr>
            </w:pPr>
            <w:r w:rsidRPr="0002111C">
              <w:rPr>
                <w:b/>
                <w:bCs/>
                <w:sz w:val="22"/>
              </w:rPr>
              <w:t>Sections</w:t>
            </w:r>
          </w:p>
          <w:p w14:paraId="384DCF03" w14:textId="77777777" w:rsidR="007F36C3" w:rsidRDefault="007F36C3" w:rsidP="00766F7F">
            <w:pPr>
              <w:pStyle w:val="ListParagraph"/>
              <w:numPr>
                <w:ilvl w:val="0"/>
                <w:numId w:val="15"/>
              </w:numPr>
              <w:spacing w:after="0" w:line="240" w:lineRule="auto"/>
              <w:rPr>
                <w:sz w:val="22"/>
              </w:rPr>
            </w:pPr>
            <w:r w:rsidRPr="007F36C3">
              <w:rPr>
                <w:sz w:val="22"/>
              </w:rPr>
              <w:t>Overview of incidents</w:t>
            </w:r>
          </w:p>
          <w:p w14:paraId="7B52DA9D" w14:textId="652EA028" w:rsidR="00EC34AD" w:rsidRPr="00EC34AD" w:rsidRDefault="00EC34AD" w:rsidP="00766F7F">
            <w:pPr>
              <w:pStyle w:val="ListParagraph"/>
              <w:numPr>
                <w:ilvl w:val="1"/>
                <w:numId w:val="15"/>
              </w:numPr>
              <w:spacing w:after="0" w:line="240" w:lineRule="auto"/>
              <w:rPr>
                <w:sz w:val="22"/>
              </w:rPr>
            </w:pPr>
            <w:r w:rsidRPr="00EC34AD">
              <w:rPr>
                <w:sz w:val="22"/>
              </w:rPr>
              <w:t>Count of active incidents by priority</w:t>
            </w:r>
            <w:r>
              <w:rPr>
                <w:sz w:val="22"/>
              </w:rPr>
              <w:t xml:space="preserve">, </w:t>
            </w:r>
            <w:r w:rsidRPr="00EC34AD">
              <w:rPr>
                <w:sz w:val="22"/>
              </w:rPr>
              <w:t>Count of closed incidents for the selected period by priority</w:t>
            </w:r>
            <w:r>
              <w:rPr>
                <w:sz w:val="22"/>
              </w:rPr>
              <w:t xml:space="preserve">, </w:t>
            </w:r>
            <w:r w:rsidRPr="00EC34AD">
              <w:rPr>
                <w:sz w:val="22"/>
              </w:rPr>
              <w:t>Counts of active/closed incidents by service</w:t>
            </w:r>
            <w:r>
              <w:rPr>
                <w:sz w:val="22"/>
              </w:rPr>
              <w:t xml:space="preserve">, </w:t>
            </w:r>
            <w:r w:rsidRPr="00EC34AD">
              <w:rPr>
                <w:sz w:val="22"/>
              </w:rPr>
              <w:t>Incidents SLA</w:t>
            </w:r>
            <w:r>
              <w:rPr>
                <w:sz w:val="22"/>
              </w:rPr>
              <w:t>.</w:t>
            </w:r>
          </w:p>
          <w:p w14:paraId="3DBBE8D1" w14:textId="77777777" w:rsidR="007F36C3" w:rsidRDefault="007F36C3" w:rsidP="00766F7F">
            <w:pPr>
              <w:pStyle w:val="ListParagraph"/>
              <w:numPr>
                <w:ilvl w:val="0"/>
                <w:numId w:val="15"/>
              </w:numPr>
              <w:spacing w:after="0" w:line="240" w:lineRule="auto"/>
              <w:rPr>
                <w:sz w:val="22"/>
              </w:rPr>
            </w:pPr>
            <w:r w:rsidRPr="007F36C3">
              <w:rPr>
                <w:sz w:val="22"/>
              </w:rPr>
              <w:t>Incidents details</w:t>
            </w:r>
          </w:p>
          <w:p w14:paraId="5E61133E" w14:textId="04F06591" w:rsidR="004312C7" w:rsidRPr="007F36C3" w:rsidRDefault="004312C7" w:rsidP="00766F7F">
            <w:pPr>
              <w:pStyle w:val="ListParagraph"/>
              <w:numPr>
                <w:ilvl w:val="1"/>
                <w:numId w:val="15"/>
              </w:numPr>
              <w:spacing w:after="0" w:line="240" w:lineRule="auto"/>
              <w:rPr>
                <w:sz w:val="22"/>
              </w:rPr>
            </w:pPr>
            <w:r w:rsidRPr="004312C7">
              <w:rPr>
                <w:sz w:val="22"/>
              </w:rPr>
              <w:t>Incident number, service, affected partners, ITSM system, priority, related assets, cause, impact, resolution, start date, resolution date, business outage duration, meeting/not meeting SLA, contact</w:t>
            </w:r>
            <w:r>
              <w:rPr>
                <w:sz w:val="22"/>
              </w:rPr>
              <w:t>.</w:t>
            </w:r>
          </w:p>
          <w:p w14:paraId="6CDF70D7" w14:textId="77777777" w:rsidR="007F36C3" w:rsidRDefault="007F36C3" w:rsidP="00766F7F">
            <w:pPr>
              <w:pStyle w:val="ListParagraph"/>
              <w:numPr>
                <w:ilvl w:val="0"/>
                <w:numId w:val="15"/>
              </w:numPr>
              <w:spacing w:after="0" w:line="240" w:lineRule="auto"/>
              <w:rPr>
                <w:sz w:val="22"/>
              </w:rPr>
            </w:pPr>
            <w:r w:rsidRPr="007F36C3">
              <w:rPr>
                <w:sz w:val="22"/>
              </w:rPr>
              <w:t>Delivery</w:t>
            </w:r>
          </w:p>
          <w:p w14:paraId="35440F2D" w14:textId="4C9FA51B" w:rsidR="009A1224" w:rsidRPr="009A1224" w:rsidRDefault="009A1224" w:rsidP="00766F7F">
            <w:pPr>
              <w:pStyle w:val="ListParagraph"/>
              <w:numPr>
                <w:ilvl w:val="1"/>
                <w:numId w:val="15"/>
              </w:numPr>
              <w:spacing w:after="0" w:line="240" w:lineRule="auto"/>
              <w:rPr>
                <w:sz w:val="22"/>
              </w:rPr>
            </w:pPr>
            <w:r w:rsidRPr="009A1224">
              <w:rPr>
                <w:sz w:val="22"/>
              </w:rPr>
              <w:t>Average time to close incidents</w:t>
            </w:r>
            <w:r>
              <w:rPr>
                <w:sz w:val="22"/>
              </w:rPr>
              <w:t xml:space="preserve">, </w:t>
            </w:r>
            <w:r w:rsidRPr="009A1224">
              <w:rPr>
                <w:sz w:val="22"/>
              </w:rPr>
              <w:t>Average time to close incidents variance</w:t>
            </w:r>
            <w:r>
              <w:rPr>
                <w:sz w:val="22"/>
              </w:rPr>
              <w:t>.</w:t>
            </w:r>
          </w:p>
          <w:p w14:paraId="70C8DC61" w14:textId="1887C0DF" w:rsidR="001D0ACC" w:rsidRDefault="001D0ACC" w:rsidP="00766F7F">
            <w:pPr>
              <w:spacing w:after="0" w:line="240" w:lineRule="auto"/>
              <w:rPr>
                <w:sz w:val="22"/>
              </w:rPr>
            </w:pPr>
          </w:p>
        </w:tc>
      </w:tr>
      <w:tr w:rsidR="001D0ACC" w:rsidRPr="00026D22" w14:paraId="25C03C23" w14:textId="77777777">
        <w:trPr>
          <w:trHeight w:val="546"/>
        </w:trPr>
        <w:tc>
          <w:tcPr>
            <w:tcW w:w="1173"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04A9B7D7" w14:textId="2FB25C06" w:rsidR="001D0ACC" w:rsidRDefault="00CA3896" w:rsidP="00766F7F">
            <w:pPr>
              <w:spacing w:after="0" w:line="240" w:lineRule="auto"/>
              <w:jc w:val="center"/>
              <w:rPr>
                <w:sz w:val="22"/>
              </w:rPr>
            </w:pPr>
            <w:r>
              <w:rPr>
                <w:sz w:val="22"/>
              </w:rPr>
              <w:t>OR</w:t>
            </w:r>
            <w:r w:rsidR="001D0ACC">
              <w:rPr>
                <w:sz w:val="22"/>
              </w:rPr>
              <w:t>4</w:t>
            </w:r>
          </w:p>
        </w:tc>
        <w:tc>
          <w:tcPr>
            <w:tcW w:w="11517" w:type="dxa"/>
            <w:tcBorders>
              <w:top w:val="single" w:sz="2" w:space="0" w:color="2A283C" w:themeColor="accent4"/>
              <w:left w:val="nil"/>
              <w:bottom w:val="single" w:sz="2" w:space="0" w:color="2A283C" w:themeColor="accent4"/>
              <w:right w:val="nil"/>
            </w:tcBorders>
          </w:tcPr>
          <w:p w14:paraId="218462F2" w14:textId="77777777" w:rsidR="001D0ACC" w:rsidRDefault="001D0ACC" w:rsidP="00766F7F">
            <w:pPr>
              <w:spacing w:after="0" w:line="240" w:lineRule="auto"/>
              <w:rPr>
                <w:sz w:val="22"/>
              </w:rPr>
            </w:pPr>
            <w:r>
              <w:rPr>
                <w:sz w:val="22"/>
              </w:rPr>
              <w:t>Service requests report.</w:t>
            </w:r>
            <w:r w:rsidR="00FF0027">
              <w:t xml:space="preserve"> </w:t>
            </w:r>
            <w:r w:rsidR="00FF0027" w:rsidRPr="00FF0027">
              <w:rPr>
                <w:sz w:val="22"/>
              </w:rPr>
              <w:t>Offers an overview and details of the department’s service requests.</w:t>
            </w:r>
          </w:p>
          <w:p w14:paraId="7EEB72E6" w14:textId="77777777" w:rsidR="004F003B" w:rsidRDefault="004F003B" w:rsidP="00766F7F">
            <w:pPr>
              <w:spacing w:after="0" w:line="240" w:lineRule="auto"/>
              <w:rPr>
                <w:sz w:val="22"/>
              </w:rPr>
            </w:pPr>
            <w:r w:rsidRPr="004F003B">
              <w:rPr>
                <w:b/>
                <w:bCs/>
                <w:sz w:val="22"/>
              </w:rPr>
              <w:t>Sections</w:t>
            </w:r>
          </w:p>
          <w:p w14:paraId="0143AD3C" w14:textId="77777777" w:rsidR="001F5367" w:rsidRDefault="001F5367" w:rsidP="00766F7F">
            <w:pPr>
              <w:pStyle w:val="ListParagraph"/>
              <w:numPr>
                <w:ilvl w:val="0"/>
                <w:numId w:val="16"/>
              </w:numPr>
              <w:spacing w:after="0" w:line="240" w:lineRule="auto"/>
              <w:rPr>
                <w:sz w:val="22"/>
              </w:rPr>
            </w:pPr>
            <w:r w:rsidRPr="001F5367">
              <w:rPr>
                <w:sz w:val="22"/>
              </w:rPr>
              <w:t>Overview of service requests</w:t>
            </w:r>
          </w:p>
          <w:p w14:paraId="3C16A18D" w14:textId="2B69B2FA" w:rsidR="005B1E5A" w:rsidRPr="005B1E5A" w:rsidRDefault="005B1E5A" w:rsidP="00766F7F">
            <w:pPr>
              <w:pStyle w:val="ListParagraph"/>
              <w:numPr>
                <w:ilvl w:val="1"/>
                <w:numId w:val="16"/>
              </w:numPr>
              <w:spacing w:after="0" w:line="240" w:lineRule="auto"/>
              <w:rPr>
                <w:sz w:val="22"/>
              </w:rPr>
            </w:pPr>
            <w:r w:rsidRPr="005B1E5A">
              <w:rPr>
                <w:sz w:val="22"/>
              </w:rPr>
              <w:t>Count of active service requests by priority</w:t>
            </w:r>
            <w:r>
              <w:rPr>
                <w:sz w:val="22"/>
              </w:rPr>
              <w:t xml:space="preserve">, </w:t>
            </w:r>
            <w:r w:rsidRPr="005B1E5A">
              <w:rPr>
                <w:sz w:val="22"/>
              </w:rPr>
              <w:t>Count of closed service requests for the selected period by priority</w:t>
            </w:r>
            <w:r>
              <w:rPr>
                <w:sz w:val="22"/>
              </w:rPr>
              <w:t xml:space="preserve">, </w:t>
            </w:r>
            <w:r w:rsidRPr="005B1E5A">
              <w:rPr>
                <w:sz w:val="22"/>
              </w:rPr>
              <w:t>Counts of active/closed service requests by service</w:t>
            </w:r>
          </w:p>
          <w:p w14:paraId="282EB47C" w14:textId="77777777" w:rsidR="001F5367" w:rsidRDefault="001F5367" w:rsidP="00766F7F">
            <w:pPr>
              <w:pStyle w:val="ListParagraph"/>
              <w:numPr>
                <w:ilvl w:val="0"/>
                <w:numId w:val="16"/>
              </w:numPr>
              <w:spacing w:after="0" w:line="240" w:lineRule="auto"/>
              <w:rPr>
                <w:sz w:val="22"/>
              </w:rPr>
            </w:pPr>
            <w:r w:rsidRPr="001F5367">
              <w:rPr>
                <w:sz w:val="22"/>
              </w:rPr>
              <w:t>Service requests details</w:t>
            </w:r>
          </w:p>
          <w:p w14:paraId="47B2CBA1" w14:textId="5075EEFD" w:rsidR="00CD289A" w:rsidRPr="001F5367" w:rsidRDefault="00CD289A" w:rsidP="00766F7F">
            <w:pPr>
              <w:pStyle w:val="ListParagraph"/>
              <w:numPr>
                <w:ilvl w:val="1"/>
                <w:numId w:val="16"/>
              </w:numPr>
              <w:spacing w:after="0" w:line="240" w:lineRule="auto"/>
              <w:rPr>
                <w:sz w:val="22"/>
              </w:rPr>
            </w:pPr>
            <w:r w:rsidRPr="00CD289A">
              <w:rPr>
                <w:sz w:val="22"/>
              </w:rPr>
              <w:t>SR number, ITSM system, summary, related assets, status, open date, close date, aging (days)</w:t>
            </w:r>
            <w:r>
              <w:rPr>
                <w:sz w:val="22"/>
              </w:rPr>
              <w:t>.</w:t>
            </w:r>
          </w:p>
          <w:p w14:paraId="22CECC7B" w14:textId="77777777" w:rsidR="001F5367" w:rsidRDefault="001F5367" w:rsidP="00766F7F">
            <w:pPr>
              <w:pStyle w:val="ListParagraph"/>
              <w:numPr>
                <w:ilvl w:val="0"/>
                <w:numId w:val="16"/>
              </w:numPr>
              <w:spacing w:after="0" w:line="240" w:lineRule="auto"/>
              <w:rPr>
                <w:sz w:val="22"/>
              </w:rPr>
            </w:pPr>
            <w:r w:rsidRPr="001F5367">
              <w:rPr>
                <w:sz w:val="22"/>
              </w:rPr>
              <w:t>Delivery</w:t>
            </w:r>
          </w:p>
          <w:p w14:paraId="7DFE744A" w14:textId="1644DB28" w:rsidR="001D0ACC" w:rsidRDefault="005B1E5A" w:rsidP="00766F7F">
            <w:pPr>
              <w:pStyle w:val="ListParagraph"/>
              <w:numPr>
                <w:ilvl w:val="1"/>
                <w:numId w:val="16"/>
              </w:numPr>
              <w:spacing w:after="0" w:line="240" w:lineRule="auto"/>
              <w:rPr>
                <w:sz w:val="22"/>
              </w:rPr>
            </w:pPr>
            <w:r w:rsidRPr="005B1E5A">
              <w:rPr>
                <w:sz w:val="22"/>
              </w:rPr>
              <w:t>Average time to close requests, Average time to close requests variance.</w:t>
            </w:r>
          </w:p>
        </w:tc>
      </w:tr>
      <w:tr w:rsidR="001D0ACC" w:rsidRPr="00026D22" w14:paraId="434D6E0F" w14:textId="77777777">
        <w:trPr>
          <w:trHeight w:val="546"/>
        </w:trPr>
        <w:tc>
          <w:tcPr>
            <w:tcW w:w="1173"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7DC7E0DD" w14:textId="68812A4B" w:rsidR="001D0ACC" w:rsidRDefault="00CA3896" w:rsidP="00766F7F">
            <w:pPr>
              <w:spacing w:after="0" w:line="240" w:lineRule="auto"/>
              <w:jc w:val="center"/>
              <w:rPr>
                <w:sz w:val="22"/>
              </w:rPr>
            </w:pPr>
            <w:r>
              <w:rPr>
                <w:sz w:val="22"/>
              </w:rPr>
              <w:t>OR</w:t>
            </w:r>
            <w:r w:rsidR="001D0ACC">
              <w:rPr>
                <w:sz w:val="22"/>
              </w:rPr>
              <w:t>5</w:t>
            </w:r>
          </w:p>
        </w:tc>
        <w:tc>
          <w:tcPr>
            <w:tcW w:w="11517" w:type="dxa"/>
            <w:tcBorders>
              <w:top w:val="single" w:sz="2" w:space="0" w:color="2A283C" w:themeColor="accent4"/>
              <w:left w:val="nil"/>
              <w:bottom w:val="single" w:sz="2" w:space="0" w:color="2A283C" w:themeColor="accent4"/>
              <w:right w:val="nil"/>
            </w:tcBorders>
          </w:tcPr>
          <w:p w14:paraId="6CF92AC3" w14:textId="77777777" w:rsidR="001D0ACC" w:rsidRDefault="001D0ACC" w:rsidP="00766F7F">
            <w:pPr>
              <w:spacing w:after="0" w:line="240" w:lineRule="auto"/>
              <w:rPr>
                <w:sz w:val="22"/>
              </w:rPr>
            </w:pPr>
            <w:r>
              <w:rPr>
                <w:sz w:val="22"/>
              </w:rPr>
              <w:t>Change requests report.</w:t>
            </w:r>
            <w:r w:rsidR="003339DD">
              <w:t xml:space="preserve"> </w:t>
            </w:r>
            <w:r w:rsidR="003339DD" w:rsidRPr="003339DD">
              <w:rPr>
                <w:sz w:val="22"/>
              </w:rPr>
              <w:t>Offers an overview and details of the department’s service requests.</w:t>
            </w:r>
          </w:p>
          <w:p w14:paraId="54E6054C" w14:textId="77777777" w:rsidR="00D221E8" w:rsidRDefault="00D221E8" w:rsidP="00766F7F">
            <w:pPr>
              <w:spacing w:after="0" w:line="240" w:lineRule="auto"/>
              <w:rPr>
                <w:b/>
                <w:bCs/>
                <w:sz w:val="22"/>
              </w:rPr>
            </w:pPr>
            <w:r w:rsidRPr="00D221E8">
              <w:rPr>
                <w:b/>
                <w:bCs/>
                <w:sz w:val="22"/>
              </w:rPr>
              <w:t>Sections</w:t>
            </w:r>
          </w:p>
          <w:p w14:paraId="25B0755A" w14:textId="77777777" w:rsidR="00D221E8" w:rsidRDefault="00D221E8" w:rsidP="00766F7F">
            <w:pPr>
              <w:pStyle w:val="ListParagraph"/>
              <w:numPr>
                <w:ilvl w:val="0"/>
                <w:numId w:val="17"/>
              </w:numPr>
              <w:spacing w:after="0" w:line="240" w:lineRule="auto"/>
              <w:rPr>
                <w:sz w:val="22"/>
              </w:rPr>
            </w:pPr>
            <w:r w:rsidRPr="00D221E8">
              <w:rPr>
                <w:sz w:val="22"/>
              </w:rPr>
              <w:t>Overview of changes</w:t>
            </w:r>
          </w:p>
          <w:p w14:paraId="5C37E7AD" w14:textId="0668EB05" w:rsidR="00CE03E9" w:rsidRPr="00CE03E9" w:rsidRDefault="00CE03E9" w:rsidP="00766F7F">
            <w:pPr>
              <w:pStyle w:val="ListParagraph"/>
              <w:numPr>
                <w:ilvl w:val="1"/>
                <w:numId w:val="17"/>
              </w:numPr>
              <w:spacing w:after="0" w:line="240" w:lineRule="auto"/>
              <w:rPr>
                <w:sz w:val="22"/>
              </w:rPr>
            </w:pPr>
            <w:r w:rsidRPr="00CE03E9">
              <w:rPr>
                <w:sz w:val="22"/>
              </w:rPr>
              <w:t>Count of active change requests by priority</w:t>
            </w:r>
            <w:r>
              <w:rPr>
                <w:sz w:val="22"/>
              </w:rPr>
              <w:t xml:space="preserve">, </w:t>
            </w:r>
            <w:r w:rsidRPr="00CE03E9">
              <w:rPr>
                <w:sz w:val="22"/>
              </w:rPr>
              <w:t>Count of closed change requests for the selected period by priority</w:t>
            </w:r>
            <w:r>
              <w:rPr>
                <w:sz w:val="22"/>
              </w:rPr>
              <w:t xml:space="preserve">, </w:t>
            </w:r>
            <w:r w:rsidRPr="00CE03E9">
              <w:rPr>
                <w:sz w:val="22"/>
              </w:rPr>
              <w:t>Counts of active/closed change requests by service</w:t>
            </w:r>
            <w:r>
              <w:rPr>
                <w:sz w:val="22"/>
              </w:rPr>
              <w:t>.</w:t>
            </w:r>
          </w:p>
          <w:p w14:paraId="488A08A2" w14:textId="77777777" w:rsidR="00D221E8" w:rsidRDefault="00D221E8" w:rsidP="00766F7F">
            <w:pPr>
              <w:pStyle w:val="ListParagraph"/>
              <w:numPr>
                <w:ilvl w:val="0"/>
                <w:numId w:val="17"/>
              </w:numPr>
              <w:spacing w:after="0" w:line="240" w:lineRule="auto"/>
              <w:rPr>
                <w:sz w:val="22"/>
              </w:rPr>
            </w:pPr>
            <w:r w:rsidRPr="00D221E8">
              <w:rPr>
                <w:sz w:val="22"/>
              </w:rPr>
              <w:t>Change details</w:t>
            </w:r>
          </w:p>
          <w:p w14:paraId="2D9DA053" w14:textId="5C04B6CB" w:rsidR="008C5FCF" w:rsidRPr="00D221E8" w:rsidRDefault="008C5FCF" w:rsidP="00766F7F">
            <w:pPr>
              <w:pStyle w:val="ListParagraph"/>
              <w:numPr>
                <w:ilvl w:val="1"/>
                <w:numId w:val="17"/>
              </w:numPr>
              <w:spacing w:after="0" w:line="240" w:lineRule="auto"/>
              <w:rPr>
                <w:sz w:val="22"/>
              </w:rPr>
            </w:pPr>
            <w:r w:rsidRPr="008C5FCF">
              <w:rPr>
                <w:sz w:val="22"/>
              </w:rPr>
              <w:t>Change number, summary, ITSM system, related assets, status, open date, close date, aging (days)</w:t>
            </w:r>
            <w:r>
              <w:rPr>
                <w:sz w:val="22"/>
              </w:rPr>
              <w:t>.</w:t>
            </w:r>
          </w:p>
          <w:p w14:paraId="727A1880" w14:textId="189B5BB0" w:rsidR="00D221E8" w:rsidRDefault="00D221E8" w:rsidP="00766F7F">
            <w:pPr>
              <w:pStyle w:val="ListParagraph"/>
              <w:numPr>
                <w:ilvl w:val="0"/>
                <w:numId w:val="17"/>
              </w:numPr>
              <w:spacing w:after="0" w:line="240" w:lineRule="auto"/>
              <w:rPr>
                <w:sz w:val="22"/>
              </w:rPr>
            </w:pPr>
            <w:r w:rsidRPr="00D221E8">
              <w:rPr>
                <w:sz w:val="22"/>
              </w:rPr>
              <w:t>Delivery</w:t>
            </w:r>
          </w:p>
          <w:p w14:paraId="780A6EE6" w14:textId="1460F8D2" w:rsidR="001D0ACC" w:rsidRDefault="00B63E47" w:rsidP="00766F7F">
            <w:pPr>
              <w:pStyle w:val="ListParagraph"/>
              <w:numPr>
                <w:ilvl w:val="1"/>
                <w:numId w:val="17"/>
              </w:numPr>
              <w:spacing w:after="0" w:line="240" w:lineRule="auto"/>
              <w:rPr>
                <w:sz w:val="22"/>
              </w:rPr>
            </w:pPr>
            <w:r w:rsidRPr="00B63E47">
              <w:rPr>
                <w:sz w:val="22"/>
              </w:rPr>
              <w:t>Average time to close change requests variance</w:t>
            </w:r>
          </w:p>
        </w:tc>
      </w:tr>
      <w:tr w:rsidR="00E030BE" w:rsidRPr="00026D22" w14:paraId="00699F87" w14:textId="77777777">
        <w:trPr>
          <w:trHeight w:val="546"/>
        </w:trPr>
        <w:tc>
          <w:tcPr>
            <w:tcW w:w="1173"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1B88F747" w14:textId="3E407077" w:rsidR="00E030BE" w:rsidRPr="00026D22" w:rsidRDefault="00CA3896" w:rsidP="00766F7F">
            <w:pPr>
              <w:spacing w:after="0" w:line="240" w:lineRule="auto"/>
              <w:jc w:val="center"/>
              <w:rPr>
                <w:sz w:val="22"/>
              </w:rPr>
            </w:pPr>
            <w:r>
              <w:rPr>
                <w:sz w:val="22"/>
              </w:rPr>
              <w:t>OR</w:t>
            </w:r>
            <w:r w:rsidR="001D0ACC">
              <w:rPr>
                <w:sz w:val="22"/>
              </w:rPr>
              <w:t>5</w:t>
            </w:r>
          </w:p>
        </w:tc>
        <w:tc>
          <w:tcPr>
            <w:tcW w:w="11517" w:type="dxa"/>
            <w:tcBorders>
              <w:top w:val="single" w:sz="2" w:space="0" w:color="2A283C" w:themeColor="accent4"/>
              <w:left w:val="nil"/>
              <w:bottom w:val="single" w:sz="2" w:space="0" w:color="2A283C" w:themeColor="accent4"/>
              <w:right w:val="nil"/>
            </w:tcBorders>
          </w:tcPr>
          <w:p w14:paraId="3752D95D" w14:textId="1A6A802E" w:rsidR="00E030BE" w:rsidRPr="00B63E47" w:rsidRDefault="001D0ACC" w:rsidP="00766F7F">
            <w:pPr>
              <w:spacing w:after="0" w:line="240" w:lineRule="auto"/>
              <w:rPr>
                <w:sz w:val="22"/>
              </w:rPr>
            </w:pPr>
            <w:r w:rsidRPr="00B63E47">
              <w:rPr>
                <w:sz w:val="22"/>
              </w:rPr>
              <w:t>The reports can be viewed in full screen.</w:t>
            </w:r>
          </w:p>
        </w:tc>
      </w:tr>
      <w:tr w:rsidR="00E030BE" w:rsidRPr="00026D22" w14:paraId="419E259F" w14:textId="77777777">
        <w:trPr>
          <w:trHeight w:val="546"/>
        </w:trPr>
        <w:tc>
          <w:tcPr>
            <w:tcW w:w="1173"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6F19B03E" w14:textId="49274A50" w:rsidR="00E030BE" w:rsidRDefault="00CA3896" w:rsidP="00766F7F">
            <w:pPr>
              <w:spacing w:after="0" w:line="240" w:lineRule="auto"/>
              <w:jc w:val="center"/>
              <w:rPr>
                <w:sz w:val="22"/>
              </w:rPr>
            </w:pPr>
            <w:r>
              <w:rPr>
                <w:sz w:val="22"/>
              </w:rPr>
              <w:t>OR</w:t>
            </w:r>
            <w:r w:rsidR="001D0ACC">
              <w:rPr>
                <w:sz w:val="22"/>
              </w:rPr>
              <w:t>6</w:t>
            </w:r>
          </w:p>
        </w:tc>
        <w:tc>
          <w:tcPr>
            <w:tcW w:w="11517" w:type="dxa"/>
            <w:tcBorders>
              <w:top w:val="single" w:sz="2" w:space="0" w:color="2A283C" w:themeColor="accent4"/>
              <w:left w:val="nil"/>
              <w:bottom w:val="single" w:sz="8" w:space="0" w:color="2A283C" w:themeColor="accent4"/>
              <w:right w:val="nil"/>
            </w:tcBorders>
          </w:tcPr>
          <w:p w14:paraId="478B2F30" w14:textId="35D3050D" w:rsidR="00E030BE" w:rsidRPr="00B63E47" w:rsidRDefault="001D0ACC" w:rsidP="00766F7F">
            <w:pPr>
              <w:spacing w:after="0" w:line="240" w:lineRule="auto"/>
              <w:rPr>
                <w:sz w:val="22"/>
              </w:rPr>
            </w:pPr>
            <w:r w:rsidRPr="00B63E47">
              <w:rPr>
                <w:sz w:val="22"/>
              </w:rPr>
              <w:t xml:space="preserve">The user can </w:t>
            </w:r>
            <w:r w:rsidR="003176E3" w:rsidRPr="00B63E47">
              <w:rPr>
                <w:sz w:val="22"/>
              </w:rPr>
              <w:t>select</w:t>
            </w:r>
            <w:r w:rsidR="00824710" w:rsidRPr="00B63E47">
              <w:rPr>
                <w:sz w:val="22"/>
              </w:rPr>
              <w:t xml:space="preserve"> </w:t>
            </w:r>
            <w:r w:rsidR="0017313E" w:rsidRPr="00B63E47">
              <w:rPr>
                <w:sz w:val="22"/>
              </w:rPr>
              <w:t xml:space="preserve">and visualize </w:t>
            </w:r>
            <w:r w:rsidR="00824710" w:rsidRPr="00B63E47">
              <w:rPr>
                <w:sz w:val="22"/>
              </w:rPr>
              <w:t>a report from</w:t>
            </w:r>
            <w:r w:rsidRPr="00B63E47">
              <w:rPr>
                <w:sz w:val="22"/>
              </w:rPr>
              <w:t xml:space="preserve"> a list of reports. The list is </w:t>
            </w:r>
            <w:r w:rsidR="004F2B61" w:rsidRPr="00B63E47">
              <w:rPr>
                <w:sz w:val="22"/>
              </w:rPr>
              <w:t>expandable</w:t>
            </w:r>
            <w:r w:rsidRPr="00B63E47">
              <w:rPr>
                <w:sz w:val="22"/>
              </w:rPr>
              <w:t xml:space="preserve"> to add more reports as they are developed.</w:t>
            </w:r>
          </w:p>
        </w:tc>
      </w:tr>
      <w:bookmarkEnd w:id="128"/>
    </w:tbl>
    <w:p w14:paraId="1EA6579B" w14:textId="77777777" w:rsidR="00085C82" w:rsidRDefault="00085C82" w:rsidP="00706FA4">
      <w:pPr>
        <w:spacing w:after="0" w:line="240" w:lineRule="auto"/>
      </w:pPr>
    </w:p>
    <w:p w14:paraId="25B69EB9" w14:textId="7B4F9F0B" w:rsidR="00913940" w:rsidRPr="00706FA4" w:rsidRDefault="00913940" w:rsidP="00706FA4">
      <w:pPr>
        <w:spacing w:after="0" w:line="240" w:lineRule="auto"/>
        <w:rPr>
          <w:color w:val="C91CB3" w:themeColor="accent2"/>
          <w:sz w:val="40"/>
          <w:szCs w:val="40"/>
        </w:rPr>
      </w:pPr>
    </w:p>
    <w:p w14:paraId="1D602DC9" w14:textId="1DEBA146" w:rsidR="00A90C4A" w:rsidRDefault="005C2E94" w:rsidP="00766F7F">
      <w:pPr>
        <w:spacing w:after="0" w:line="240" w:lineRule="auto"/>
        <w:rPr>
          <w:color w:val="C91CB3" w:themeColor="accent2"/>
          <w:sz w:val="40"/>
          <w:szCs w:val="40"/>
        </w:rPr>
      </w:pPr>
      <w:r>
        <w:rPr>
          <w:color w:val="C91CB3" w:themeColor="accent2"/>
          <w:sz w:val="40"/>
          <w:szCs w:val="40"/>
        </w:rPr>
        <w:t xml:space="preserve"> </w:t>
      </w:r>
    </w:p>
    <w:p w14:paraId="4AFE3671" w14:textId="43F4EEC3" w:rsidR="00A90C4A" w:rsidRPr="00A90C4A" w:rsidDel="00AC43B9" w:rsidRDefault="00A90C4A" w:rsidP="00766F7F">
      <w:pPr>
        <w:spacing w:after="0" w:line="240" w:lineRule="auto"/>
        <w:rPr>
          <w:del w:id="132" w:author="Anthony, Brandon (SSC/SPC)" w:date="2024-07-25T15:09:00Z"/>
          <w:color w:val="C91CB3" w:themeColor="accent2"/>
          <w:sz w:val="40"/>
          <w:szCs w:val="40"/>
        </w:rPr>
        <w:sectPr w:rsidR="00A90C4A" w:rsidRPr="00A90C4A" w:rsidDel="00AC43B9" w:rsidSect="000550DD">
          <w:pgSz w:w="15840" w:h="12240" w:orient="landscape" w:code="1"/>
          <w:pgMar w:top="720" w:right="1440" w:bottom="720" w:left="1152" w:header="360" w:footer="288" w:gutter="0"/>
          <w:cols w:space="708"/>
          <w:docGrid w:linePitch="360"/>
        </w:sectPr>
      </w:pPr>
    </w:p>
    <w:p w14:paraId="5F5EBA97" w14:textId="3853B4C9" w:rsidR="00D03C54" w:rsidRDefault="00D03C54" w:rsidP="00AC43B9">
      <w:pPr>
        <w:pStyle w:val="Heading1"/>
      </w:pPr>
      <w:bookmarkStart w:id="133" w:name="_Appendix_A:_User"/>
      <w:bookmarkStart w:id="134" w:name="_Toc172805999"/>
      <w:bookmarkEnd w:id="133"/>
      <w:commentRangeStart w:id="135"/>
      <w:commentRangeStart w:id="136"/>
      <w:commentRangeStart w:id="137"/>
      <w:commentRangeStart w:id="138"/>
      <w:commentRangeStart w:id="139"/>
      <w:r>
        <w:t>Appendix A: User authentication &amp; Authorization Process</w:t>
      </w:r>
      <w:commentRangeStart w:id="140"/>
      <w:commentRangeStart w:id="141"/>
      <w:commentRangeStart w:id="142"/>
      <w:commentRangeEnd w:id="140"/>
      <w:r>
        <w:rPr>
          <w:rStyle w:val="CommentReference"/>
        </w:rPr>
        <w:commentReference w:id="140"/>
      </w:r>
      <w:commentRangeEnd w:id="141"/>
      <w:r w:rsidR="00904EB4">
        <w:rPr>
          <w:rStyle w:val="CommentReference"/>
          <w:rFonts w:ascii="Arial" w:eastAsiaTheme="minorHAnsi" w:hAnsi="Arial" w:cstheme="minorBidi"/>
          <w:bCs w:val="0"/>
          <w:color w:val="2A283C" w:themeColor="text1"/>
        </w:rPr>
        <w:commentReference w:id="141"/>
      </w:r>
      <w:commentRangeEnd w:id="142"/>
      <w:r w:rsidR="00702593">
        <w:rPr>
          <w:rStyle w:val="CommentReference"/>
          <w:rFonts w:ascii="Arial" w:eastAsiaTheme="minorHAnsi" w:hAnsi="Arial" w:cstheme="minorBidi"/>
          <w:bCs w:val="0"/>
          <w:color w:val="2A283C" w:themeColor="text1"/>
        </w:rPr>
        <w:commentReference w:id="142"/>
      </w:r>
      <w:commentRangeEnd w:id="135"/>
      <w:r w:rsidR="005C078B">
        <w:rPr>
          <w:rStyle w:val="CommentReference"/>
          <w:rFonts w:ascii="Arial" w:eastAsiaTheme="minorHAnsi" w:hAnsi="Arial" w:cstheme="minorBidi"/>
          <w:bCs w:val="0"/>
          <w:color w:val="2A283C" w:themeColor="text1"/>
        </w:rPr>
        <w:commentReference w:id="135"/>
      </w:r>
      <w:commentRangeEnd w:id="136"/>
      <w:r w:rsidR="00122B39">
        <w:rPr>
          <w:rStyle w:val="CommentReference"/>
          <w:rFonts w:ascii="Arial" w:eastAsiaTheme="minorHAnsi" w:hAnsi="Arial" w:cstheme="minorBidi"/>
          <w:bCs w:val="0"/>
          <w:color w:val="2A283C" w:themeColor="text1"/>
        </w:rPr>
        <w:commentReference w:id="136"/>
      </w:r>
      <w:commentRangeEnd w:id="137"/>
      <w:r w:rsidR="002C0A66">
        <w:rPr>
          <w:rStyle w:val="CommentReference"/>
          <w:rFonts w:ascii="Arial" w:eastAsiaTheme="minorHAnsi" w:hAnsi="Arial" w:cstheme="minorBidi"/>
          <w:bCs w:val="0"/>
          <w:color w:val="2A283C" w:themeColor="text1"/>
        </w:rPr>
        <w:commentReference w:id="137"/>
      </w:r>
      <w:commentRangeEnd w:id="138"/>
      <w:r w:rsidR="00757DAE">
        <w:rPr>
          <w:rStyle w:val="CommentReference"/>
          <w:rFonts w:ascii="Arial" w:eastAsiaTheme="minorHAnsi" w:hAnsi="Arial" w:cstheme="minorBidi"/>
          <w:bCs w:val="0"/>
          <w:color w:val="2A283C" w:themeColor="text1"/>
        </w:rPr>
        <w:commentReference w:id="138"/>
      </w:r>
      <w:commentRangeEnd w:id="139"/>
      <w:r w:rsidR="00DB5533">
        <w:rPr>
          <w:rStyle w:val="CommentReference"/>
          <w:rFonts w:ascii="Arial" w:eastAsiaTheme="minorHAnsi" w:hAnsi="Arial" w:cstheme="minorBidi"/>
          <w:bCs w:val="0"/>
          <w:color w:val="2A283C" w:themeColor="text1"/>
        </w:rPr>
        <w:commentReference w:id="139"/>
      </w:r>
      <w:bookmarkEnd w:id="134"/>
    </w:p>
    <w:p w14:paraId="2BC33AC5" w14:textId="53712361" w:rsidR="00D03C54" w:rsidRPr="00D03C54" w:rsidRDefault="00D03C54" w:rsidP="00766F7F">
      <w:pPr>
        <w:spacing w:after="0" w:line="240" w:lineRule="auto"/>
      </w:pPr>
    </w:p>
    <w:p w14:paraId="3F02896C" w14:textId="48E57DB8" w:rsidR="00D03C54" w:rsidRDefault="00277CB1" w:rsidP="00766F7F">
      <w:pPr>
        <w:spacing w:after="0" w:line="240" w:lineRule="auto"/>
      </w:pPr>
      <w:r>
        <w:rPr>
          <w:noProof/>
        </w:rPr>
        <w:drawing>
          <wp:inline distT="0" distB="0" distL="0" distR="0" wp14:anchorId="2714C580" wp14:editId="4E207004">
            <wp:extent cx="8839200" cy="5260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132" t="26100" r="3340" b="14043"/>
                    <a:stretch/>
                  </pic:blipFill>
                  <pic:spPr bwMode="auto">
                    <a:xfrm>
                      <a:off x="0" y="0"/>
                      <a:ext cx="8857750" cy="5271222"/>
                    </a:xfrm>
                    <a:prstGeom prst="rect">
                      <a:avLst/>
                    </a:prstGeom>
                    <a:ln>
                      <a:noFill/>
                    </a:ln>
                    <a:extLst>
                      <a:ext uri="{53640926-AAD7-44D8-BBD7-CCE9431645EC}">
                        <a14:shadowObscured xmlns:a14="http://schemas.microsoft.com/office/drawing/2010/main"/>
                      </a:ext>
                    </a:extLst>
                  </pic:spPr>
                </pic:pic>
              </a:graphicData>
            </a:graphic>
          </wp:inline>
        </w:drawing>
      </w:r>
    </w:p>
    <w:p w14:paraId="282DA541" w14:textId="77777777" w:rsidR="00D03C54" w:rsidRDefault="00D03C54" w:rsidP="00766F7F">
      <w:pPr>
        <w:spacing w:after="0" w:line="240" w:lineRule="auto"/>
        <w:rPr>
          <w:rFonts w:asciiTheme="majorHAnsi" w:eastAsiaTheme="majorEastAsia" w:hAnsiTheme="majorHAnsi" w:cstheme="majorBidi"/>
          <w:bCs/>
          <w:color w:val="C91CB3" w:themeColor="accent2"/>
          <w:sz w:val="40"/>
          <w:szCs w:val="40"/>
        </w:rPr>
      </w:pPr>
      <w:r>
        <w:br w:type="page"/>
      </w:r>
    </w:p>
    <w:p w14:paraId="75489B40" w14:textId="2384BCEC" w:rsidR="00B05982" w:rsidRPr="00EC4DA6" w:rsidRDefault="12540AB2" w:rsidP="00AC43B9">
      <w:pPr>
        <w:pStyle w:val="Heading1"/>
        <w:rPr>
          <w:highlight w:val="yellow"/>
        </w:rPr>
      </w:pPr>
      <w:bookmarkStart w:id="145" w:name="_Appendix_B:_News"/>
      <w:bookmarkStart w:id="146" w:name="_Toc172806000"/>
      <w:bookmarkEnd w:id="145"/>
      <w:r>
        <w:t>Appendix</w:t>
      </w:r>
      <w:r w:rsidR="00AD48B5">
        <w:t xml:space="preserve"> </w:t>
      </w:r>
      <w:r w:rsidR="00D03C54">
        <w:t>B</w:t>
      </w:r>
      <w:r w:rsidR="00AD48B5">
        <w:t>: News</w:t>
      </w:r>
      <w:del w:id="147" w:author="Redquest, Michael (SSC/SPC)" w:date="2024-09-09T14:46:00Z">
        <w:r w:rsidDel="00AD48B5">
          <w:delText xml:space="preserve"> &amp; Communique</w:delText>
        </w:r>
      </w:del>
      <w:r w:rsidR="00AD48B5">
        <w:t xml:space="preserve"> Types</w:t>
      </w:r>
      <w:bookmarkEnd w:id="146"/>
    </w:p>
    <w:p w14:paraId="540F893F" w14:textId="262AE4CD" w:rsidR="009C382D" w:rsidRPr="00EC4DA6" w:rsidRDefault="009C382D" w:rsidP="00766F7F">
      <w:pPr>
        <w:spacing w:after="0" w:line="240" w:lineRule="auto"/>
        <w:rPr>
          <w:rFonts w:asciiTheme="minorHAnsi" w:hAnsiTheme="minorHAnsi" w:cstheme="minorHAnsi"/>
        </w:rPr>
      </w:pPr>
    </w:p>
    <w:tbl>
      <w:tblPr>
        <w:tblW w:w="139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08"/>
        <w:gridCol w:w="3705"/>
        <w:gridCol w:w="1799"/>
        <w:gridCol w:w="6430"/>
      </w:tblGrid>
      <w:tr w:rsidR="00D40391" w:rsidRPr="00EC4DA6" w14:paraId="41ACE84C" w14:textId="77777777" w:rsidTr="08E6C931">
        <w:trPr>
          <w:trHeight w:val="300"/>
        </w:trPr>
        <w:tc>
          <w:tcPr>
            <w:tcW w:w="2008" w:type="dxa"/>
            <w:tcBorders>
              <w:top w:val="single" w:sz="6" w:space="0" w:color="4530A8" w:themeColor="accent1"/>
              <w:left w:val="single" w:sz="6" w:space="0" w:color="4530A8" w:themeColor="accent1"/>
              <w:bottom w:val="single" w:sz="6" w:space="0" w:color="4530A8" w:themeColor="accent1"/>
              <w:right w:val="nil"/>
            </w:tcBorders>
            <w:shd w:val="clear" w:color="auto" w:fill="4530A8" w:themeFill="accent1"/>
            <w:hideMark/>
          </w:tcPr>
          <w:p w14:paraId="744F452E" w14:textId="77777777" w:rsidR="00D40391" w:rsidRPr="00EC4DA6" w:rsidRDefault="00D40391" w:rsidP="00766F7F">
            <w:pPr>
              <w:spacing w:after="0" w:line="240" w:lineRule="auto"/>
              <w:textAlignment w:val="baseline"/>
              <w:rPr>
                <w:rFonts w:asciiTheme="minorHAnsi" w:eastAsia="Times New Roman" w:hAnsiTheme="minorHAnsi" w:cstheme="minorHAnsi"/>
                <w:b/>
                <w:bCs/>
                <w:color w:val="2A283C"/>
                <w:sz w:val="18"/>
                <w:szCs w:val="18"/>
                <w:lang w:eastAsia="en-CA"/>
              </w:rPr>
            </w:pPr>
            <w:r w:rsidRPr="00EC4DA6">
              <w:rPr>
                <w:rFonts w:asciiTheme="minorHAnsi" w:eastAsia="Times New Roman" w:hAnsiTheme="minorHAnsi" w:cstheme="minorHAnsi"/>
                <w:b/>
                <w:bCs/>
                <w:color w:val="FFFFFF"/>
                <w:szCs w:val="24"/>
                <w:lang w:val="en-US" w:eastAsia="en-CA"/>
              </w:rPr>
              <w:t>Communique</w:t>
            </w:r>
            <w:r w:rsidRPr="00EC4DA6">
              <w:rPr>
                <w:rFonts w:asciiTheme="minorHAnsi" w:eastAsia="Times New Roman" w:hAnsiTheme="minorHAnsi" w:cstheme="minorHAnsi"/>
                <w:b/>
                <w:bCs/>
                <w:color w:val="FFFFFF"/>
                <w:szCs w:val="24"/>
                <w:lang w:eastAsia="en-CA"/>
              </w:rPr>
              <w:t> </w:t>
            </w:r>
          </w:p>
        </w:tc>
        <w:tc>
          <w:tcPr>
            <w:tcW w:w="3705" w:type="dxa"/>
            <w:tcBorders>
              <w:top w:val="single" w:sz="6" w:space="0" w:color="4530A8" w:themeColor="accent1"/>
              <w:left w:val="nil"/>
              <w:bottom w:val="single" w:sz="6" w:space="0" w:color="4530A8" w:themeColor="accent1"/>
              <w:right w:val="nil"/>
            </w:tcBorders>
            <w:shd w:val="clear" w:color="auto" w:fill="4530A8" w:themeFill="accent1"/>
            <w:hideMark/>
          </w:tcPr>
          <w:p w14:paraId="201DEC06" w14:textId="77777777" w:rsidR="00D40391" w:rsidRPr="00EC4DA6" w:rsidRDefault="00D40391" w:rsidP="00766F7F">
            <w:pPr>
              <w:spacing w:after="0" w:line="240" w:lineRule="auto"/>
              <w:textAlignment w:val="baseline"/>
              <w:rPr>
                <w:rFonts w:asciiTheme="minorHAnsi" w:eastAsia="Times New Roman" w:hAnsiTheme="minorHAnsi" w:cstheme="minorHAnsi"/>
                <w:b/>
                <w:bCs/>
                <w:color w:val="2A283C"/>
                <w:sz w:val="18"/>
                <w:szCs w:val="18"/>
                <w:lang w:eastAsia="en-CA"/>
              </w:rPr>
            </w:pPr>
            <w:r w:rsidRPr="00EC4DA6">
              <w:rPr>
                <w:rFonts w:asciiTheme="minorHAnsi" w:eastAsia="Times New Roman" w:hAnsiTheme="minorHAnsi" w:cstheme="minorHAnsi"/>
                <w:b/>
                <w:bCs/>
                <w:color w:val="FFFFFF"/>
                <w:szCs w:val="24"/>
                <w:lang w:val="en-US" w:eastAsia="en-CA"/>
              </w:rPr>
              <w:t>Business Function</w:t>
            </w:r>
            <w:r w:rsidRPr="00EC4DA6">
              <w:rPr>
                <w:rFonts w:asciiTheme="minorHAnsi" w:eastAsia="Times New Roman" w:hAnsiTheme="minorHAnsi" w:cstheme="minorHAnsi"/>
                <w:b/>
                <w:bCs/>
                <w:color w:val="FFFFFF"/>
                <w:szCs w:val="24"/>
                <w:lang w:eastAsia="en-CA"/>
              </w:rPr>
              <w:t> </w:t>
            </w:r>
          </w:p>
        </w:tc>
        <w:tc>
          <w:tcPr>
            <w:tcW w:w="1799" w:type="dxa"/>
            <w:tcBorders>
              <w:top w:val="single" w:sz="6" w:space="0" w:color="4530A8" w:themeColor="accent1"/>
              <w:left w:val="nil"/>
              <w:bottom w:val="single" w:sz="6" w:space="0" w:color="4530A8" w:themeColor="accent1"/>
              <w:right w:val="nil"/>
            </w:tcBorders>
            <w:shd w:val="clear" w:color="auto" w:fill="4530A8" w:themeFill="accent1"/>
            <w:hideMark/>
          </w:tcPr>
          <w:p w14:paraId="36F474D4" w14:textId="77777777" w:rsidR="00D40391" w:rsidRPr="00EC4DA6" w:rsidRDefault="00D40391" w:rsidP="00766F7F">
            <w:pPr>
              <w:spacing w:after="0" w:line="240" w:lineRule="auto"/>
              <w:textAlignment w:val="baseline"/>
              <w:rPr>
                <w:rFonts w:asciiTheme="minorHAnsi" w:eastAsia="Times New Roman" w:hAnsiTheme="minorHAnsi" w:cstheme="minorHAnsi"/>
                <w:b/>
                <w:bCs/>
                <w:color w:val="2A283C"/>
                <w:sz w:val="18"/>
                <w:szCs w:val="18"/>
                <w:lang w:eastAsia="en-CA"/>
              </w:rPr>
            </w:pPr>
            <w:r w:rsidRPr="00EC4DA6">
              <w:rPr>
                <w:rFonts w:asciiTheme="minorHAnsi" w:eastAsia="Times New Roman" w:hAnsiTheme="minorHAnsi" w:cstheme="minorHAnsi"/>
                <w:color w:val="FFFFFF"/>
                <w:szCs w:val="24"/>
                <w:lang w:val="en-US" w:eastAsia="en-CA"/>
              </w:rPr>
              <w:t>Process</w:t>
            </w:r>
            <w:r w:rsidRPr="00EC4DA6">
              <w:rPr>
                <w:rFonts w:asciiTheme="minorHAnsi" w:eastAsia="Times New Roman" w:hAnsiTheme="minorHAnsi" w:cstheme="minorHAnsi"/>
                <w:b/>
                <w:bCs/>
                <w:color w:val="FFFFFF"/>
                <w:szCs w:val="24"/>
                <w:lang w:eastAsia="en-CA"/>
              </w:rPr>
              <w:t> </w:t>
            </w:r>
          </w:p>
        </w:tc>
        <w:tc>
          <w:tcPr>
            <w:tcW w:w="6430" w:type="dxa"/>
            <w:tcBorders>
              <w:top w:val="single" w:sz="6" w:space="0" w:color="4530A8" w:themeColor="accent1"/>
              <w:left w:val="nil"/>
              <w:bottom w:val="single" w:sz="6" w:space="0" w:color="4530A8" w:themeColor="accent1"/>
              <w:right w:val="single" w:sz="6" w:space="0" w:color="4530A8" w:themeColor="accent1"/>
            </w:tcBorders>
            <w:shd w:val="clear" w:color="auto" w:fill="4530A8" w:themeFill="accent1"/>
            <w:hideMark/>
          </w:tcPr>
          <w:p w14:paraId="5B32A9E7" w14:textId="77777777" w:rsidR="00D40391" w:rsidRPr="00EC4DA6" w:rsidRDefault="00D40391" w:rsidP="00766F7F">
            <w:pPr>
              <w:spacing w:after="0" w:line="240" w:lineRule="auto"/>
              <w:textAlignment w:val="baseline"/>
              <w:rPr>
                <w:rFonts w:asciiTheme="minorHAnsi" w:eastAsia="Times New Roman" w:hAnsiTheme="minorHAnsi" w:cstheme="minorHAnsi"/>
                <w:b/>
                <w:bCs/>
                <w:color w:val="2A283C"/>
                <w:sz w:val="18"/>
                <w:szCs w:val="18"/>
                <w:lang w:eastAsia="en-CA"/>
              </w:rPr>
            </w:pPr>
            <w:r w:rsidRPr="00EC4DA6">
              <w:rPr>
                <w:rFonts w:asciiTheme="minorHAnsi" w:eastAsia="Times New Roman" w:hAnsiTheme="minorHAnsi" w:cstheme="minorHAnsi"/>
                <w:b/>
                <w:bCs/>
                <w:color w:val="FFFFFF"/>
                <w:szCs w:val="24"/>
                <w:lang w:val="en-US" w:eastAsia="en-CA"/>
              </w:rPr>
              <w:t>Example</w:t>
            </w:r>
            <w:r w:rsidRPr="00EC4DA6">
              <w:rPr>
                <w:rFonts w:asciiTheme="minorHAnsi" w:eastAsia="Times New Roman" w:hAnsiTheme="minorHAnsi" w:cstheme="minorHAnsi"/>
                <w:b/>
                <w:bCs/>
                <w:color w:val="FFFFFF"/>
                <w:szCs w:val="24"/>
                <w:lang w:eastAsia="en-CA"/>
              </w:rPr>
              <w:t> </w:t>
            </w:r>
          </w:p>
        </w:tc>
      </w:tr>
      <w:tr w:rsidR="00D40391" w:rsidRPr="00EC4DA6" w14:paraId="0F0450C0" w14:textId="77777777" w:rsidTr="08E6C931">
        <w:trPr>
          <w:trHeight w:val="1155"/>
        </w:trPr>
        <w:tc>
          <w:tcPr>
            <w:tcW w:w="2008" w:type="dxa"/>
            <w:tcBorders>
              <w:top w:val="single" w:sz="6" w:space="0" w:color="8675D7" w:themeColor="accent1" w:themeTint="99"/>
              <w:left w:val="single" w:sz="6" w:space="0" w:color="8675D7" w:themeColor="accent1" w:themeTint="99"/>
              <w:bottom w:val="single" w:sz="6" w:space="0" w:color="8675D7" w:themeColor="accent1" w:themeTint="99"/>
              <w:right w:val="single" w:sz="6" w:space="0" w:color="8675D7" w:themeColor="accent1" w:themeTint="99"/>
            </w:tcBorders>
            <w:shd w:val="clear" w:color="auto" w:fill="auto"/>
            <w:hideMark/>
          </w:tcPr>
          <w:p w14:paraId="21587C3C" w14:textId="679936CD" w:rsidR="00D40391" w:rsidRPr="001B5D86" w:rsidRDefault="00D40391" w:rsidP="00766F7F">
            <w:pPr>
              <w:spacing w:after="0" w:line="240" w:lineRule="auto"/>
              <w:textAlignment w:val="baseline"/>
              <w:rPr>
                <w:rFonts w:asciiTheme="minorHAnsi" w:eastAsia="Times New Roman" w:hAnsiTheme="minorHAnsi"/>
                <w:b/>
                <w:bCs/>
                <w:color w:val="2A283C"/>
                <w:sz w:val="20"/>
                <w:szCs w:val="20"/>
                <w:lang w:eastAsia="en-CA"/>
              </w:rPr>
            </w:pPr>
          </w:p>
          <w:p w14:paraId="2BFA2A37" w14:textId="25167665" w:rsidR="001B5D86" w:rsidRPr="00157ADA" w:rsidRDefault="00D40391" w:rsidP="00766F7F">
            <w:pPr>
              <w:spacing w:after="0" w:line="240" w:lineRule="auto"/>
              <w:textAlignment w:val="baseline"/>
              <w:rPr>
                <w:rFonts w:cs="Arial"/>
                <w:color w:val="2A283C"/>
                <w:sz w:val="20"/>
                <w:szCs w:val="20"/>
                <w:shd w:val="clear" w:color="auto" w:fill="E1E3E6"/>
                <w:lang w:eastAsia="fr-CA"/>
              </w:rPr>
            </w:pPr>
            <w:r w:rsidRPr="00C50BFB">
              <w:rPr>
                <w:rFonts w:asciiTheme="minorHAnsi" w:eastAsia="Times New Roman" w:hAnsiTheme="minorHAnsi" w:cstheme="minorHAnsi"/>
                <w:b/>
                <w:bCs/>
                <w:color w:val="2A283C"/>
                <w:sz w:val="20"/>
                <w:szCs w:val="20"/>
                <w:lang w:eastAsia="en-CA"/>
              </w:rPr>
              <w:t> </w:t>
            </w:r>
            <w:hyperlink r:id="rId24" w:history="1">
              <w:r w:rsidR="00C50BFB" w:rsidRPr="00B873B3">
                <w:rPr>
                  <w:rStyle w:val="Hyperlink"/>
                  <w:rFonts w:cs="Arial"/>
                  <w:sz w:val="20"/>
                  <w:szCs w:val="20"/>
                  <w:shd w:val="clear" w:color="auto" w:fill="E1E3E6"/>
                  <w:lang w:eastAsia="fr-CA"/>
                </w:rPr>
                <w:t>CIO Communiqués</w:t>
              </w:r>
            </w:hyperlink>
          </w:p>
          <w:p w14:paraId="38BA4F97" w14:textId="1A7AA423" w:rsidR="00157ADA" w:rsidRPr="001B5D86" w:rsidRDefault="00157ADA" w:rsidP="00766F7F">
            <w:pPr>
              <w:spacing w:after="0" w:line="240" w:lineRule="auto"/>
              <w:textAlignment w:val="baseline"/>
              <w:rPr>
                <w:rFonts w:cs="Arial"/>
                <w:color w:val="2A283C"/>
                <w:sz w:val="20"/>
                <w:szCs w:val="20"/>
                <w:lang w:eastAsia="fr-CA"/>
              </w:rPr>
            </w:pPr>
            <w:r w:rsidRPr="004373F9">
              <w:rPr>
                <w:rFonts w:cs="Arial"/>
                <w:sz w:val="18"/>
                <w:szCs w:val="18"/>
                <w:lang w:eastAsia="fr-CA"/>
              </w:rPr>
              <w:t>l</w:t>
            </w:r>
          </w:p>
          <w:p w14:paraId="32D35A9E" w14:textId="4242D3E2"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p>
          <w:p w14:paraId="714825E7" w14:textId="77777777"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r w:rsidRPr="001B5D86">
              <w:rPr>
                <w:rFonts w:asciiTheme="minorHAnsi" w:eastAsia="Times New Roman" w:hAnsiTheme="minorHAnsi" w:cstheme="minorHAnsi"/>
                <w:b/>
                <w:bCs/>
                <w:color w:val="2A283C"/>
                <w:sz w:val="20"/>
                <w:szCs w:val="20"/>
                <w:lang w:eastAsia="en-CA"/>
              </w:rPr>
              <w:t> </w:t>
            </w:r>
          </w:p>
          <w:p w14:paraId="77E30C32" w14:textId="77777777"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r w:rsidRPr="001B5D86">
              <w:rPr>
                <w:rFonts w:asciiTheme="minorHAnsi" w:eastAsia="Times New Roman" w:hAnsiTheme="minorHAnsi" w:cstheme="minorHAnsi"/>
                <w:b/>
                <w:bCs/>
                <w:color w:val="2A283C"/>
                <w:sz w:val="20"/>
                <w:szCs w:val="20"/>
                <w:lang w:eastAsia="en-CA"/>
              </w:rPr>
              <w:t> </w:t>
            </w:r>
          </w:p>
          <w:p w14:paraId="5C57CEFA" w14:textId="77777777"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r w:rsidRPr="001B5D86">
              <w:rPr>
                <w:rFonts w:asciiTheme="minorHAnsi" w:eastAsia="Times New Roman" w:hAnsiTheme="minorHAnsi" w:cstheme="minorHAnsi"/>
                <w:b/>
                <w:bCs/>
                <w:color w:val="2A283C"/>
                <w:sz w:val="20"/>
                <w:szCs w:val="20"/>
                <w:lang w:eastAsia="en-CA"/>
              </w:rPr>
              <w:t> </w:t>
            </w:r>
          </w:p>
          <w:p w14:paraId="2FAC2D8E" w14:textId="77777777"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r w:rsidRPr="00C50BFB">
              <w:rPr>
                <w:rFonts w:asciiTheme="minorHAnsi" w:eastAsia="Times New Roman" w:hAnsiTheme="minorHAnsi" w:cstheme="minorHAnsi"/>
                <w:b/>
                <w:bCs/>
                <w:color w:val="2A283C"/>
                <w:sz w:val="20"/>
                <w:szCs w:val="20"/>
                <w:lang w:eastAsia="en-CA"/>
              </w:rPr>
              <w:t> </w:t>
            </w:r>
          </w:p>
        </w:tc>
        <w:tc>
          <w:tcPr>
            <w:tcW w:w="3705" w:type="dxa"/>
            <w:tcBorders>
              <w:top w:val="single" w:sz="6" w:space="0" w:color="8675D7" w:themeColor="accent1" w:themeTint="99"/>
              <w:left w:val="single" w:sz="6" w:space="0" w:color="8675D7" w:themeColor="accent1" w:themeTint="99"/>
              <w:bottom w:val="single" w:sz="6" w:space="0" w:color="8675D7" w:themeColor="accent1" w:themeTint="99"/>
              <w:right w:val="single" w:sz="6" w:space="0" w:color="8675D7" w:themeColor="accent1" w:themeTint="99"/>
            </w:tcBorders>
            <w:shd w:val="clear" w:color="auto" w:fill="auto"/>
            <w:hideMark/>
          </w:tcPr>
          <w:p w14:paraId="22EEBA82" w14:textId="4EA7AC60" w:rsidR="00D40391" w:rsidRPr="00EC4DA6" w:rsidRDefault="00C13CA0" w:rsidP="00766F7F">
            <w:pPr>
              <w:spacing w:after="0" w:line="240" w:lineRule="auto"/>
              <w:textAlignment w:val="baseline"/>
              <w:rPr>
                <w:rFonts w:asciiTheme="minorHAnsi" w:eastAsia="Times New Roman" w:hAnsiTheme="minorHAnsi"/>
                <w:color w:val="2A283C"/>
                <w:sz w:val="18"/>
                <w:szCs w:val="18"/>
                <w:lang w:eastAsia="en-CA"/>
              </w:rPr>
            </w:pPr>
            <w:r>
              <w:rPr>
                <w:rFonts w:asciiTheme="minorHAnsi" w:eastAsia="Times New Roman" w:hAnsiTheme="minorHAnsi"/>
                <w:color w:val="2A283C" w:themeColor="accent4"/>
                <w:sz w:val="20"/>
                <w:szCs w:val="20"/>
                <w:lang w:val="en-US" w:eastAsia="en-CA"/>
              </w:rPr>
              <w:t>C</w:t>
            </w:r>
            <w:r w:rsidR="00D40391" w:rsidRPr="0D338771">
              <w:rPr>
                <w:rFonts w:asciiTheme="minorHAnsi" w:eastAsia="Times New Roman" w:hAnsiTheme="minorHAnsi"/>
                <w:color w:val="2A283C" w:themeColor="accent4"/>
                <w:sz w:val="20"/>
                <w:szCs w:val="20"/>
                <w:lang w:val="en-US" w:eastAsia="en-CA"/>
              </w:rPr>
              <w:t>ommuniqué</w:t>
            </w:r>
            <w:r>
              <w:rPr>
                <w:rFonts w:asciiTheme="minorHAnsi" w:eastAsia="Times New Roman" w:hAnsiTheme="minorHAnsi"/>
                <w:color w:val="2A283C" w:themeColor="accent4"/>
                <w:sz w:val="20"/>
                <w:szCs w:val="20"/>
                <w:lang w:val="en-US" w:eastAsia="en-CA"/>
              </w:rPr>
              <w:t>s</w:t>
            </w:r>
            <w:r w:rsidR="00D40391" w:rsidRPr="0D338771">
              <w:rPr>
                <w:rFonts w:asciiTheme="minorHAnsi" w:eastAsia="Times New Roman" w:hAnsiTheme="minorHAnsi"/>
                <w:color w:val="2A283C" w:themeColor="accent4"/>
                <w:sz w:val="20"/>
                <w:szCs w:val="20"/>
                <w:lang w:val="en-US" w:eastAsia="en-CA"/>
              </w:rPr>
              <w:t xml:space="preserve"> </w:t>
            </w:r>
            <w:r>
              <w:rPr>
                <w:rFonts w:asciiTheme="minorHAnsi" w:eastAsia="Times New Roman" w:hAnsiTheme="minorHAnsi"/>
                <w:color w:val="2A283C" w:themeColor="accent4"/>
                <w:sz w:val="20"/>
                <w:szCs w:val="20"/>
                <w:lang w:val="en-US" w:eastAsia="en-CA"/>
              </w:rPr>
              <w:t xml:space="preserve">inform </w:t>
            </w:r>
            <w:r w:rsidR="00CA7A12" w:rsidRPr="00CA7A12">
              <w:rPr>
                <w:rFonts w:eastAsia="Times New Roman"/>
                <w:color w:val="2A283C" w:themeColor="accent4"/>
                <w:sz w:val="20"/>
                <w:szCs w:val="20"/>
                <w:lang w:eastAsia="en-CA"/>
              </w:rPr>
              <w:t xml:space="preserve">CIOs of service offerings or processes and when an </w:t>
            </w:r>
            <w:r w:rsidR="00CA7A12" w:rsidRPr="00CA7A12">
              <w:rPr>
                <w:rFonts w:eastAsia="Times New Roman"/>
                <w:bCs/>
                <w:color w:val="2A283C" w:themeColor="accent4"/>
                <w:sz w:val="20"/>
                <w:szCs w:val="20"/>
                <w:lang w:eastAsia="en-CA"/>
              </w:rPr>
              <w:t xml:space="preserve">action or response </w:t>
            </w:r>
            <w:r w:rsidR="00CA7A12" w:rsidRPr="00CA7A12">
              <w:rPr>
                <w:rFonts w:eastAsia="Times New Roman"/>
                <w:color w:val="2A283C" w:themeColor="accent4"/>
                <w:sz w:val="20"/>
                <w:szCs w:val="20"/>
                <w:lang w:eastAsia="en-CA"/>
              </w:rPr>
              <w:t>is required</w:t>
            </w:r>
            <w:r w:rsidR="00C658F4">
              <w:rPr>
                <w:rFonts w:eastAsia="Times New Roman"/>
                <w:color w:val="2A283C" w:themeColor="accent4"/>
                <w:sz w:val="20"/>
                <w:szCs w:val="20"/>
                <w:lang w:eastAsia="en-CA"/>
              </w:rPr>
              <w:t xml:space="preserve">. </w:t>
            </w:r>
            <w:r w:rsidR="009205A5">
              <w:rPr>
                <w:rFonts w:eastAsia="Arial" w:cs="Arial"/>
                <w:color w:val="2A283C" w:themeColor="accent4"/>
                <w:sz w:val="20"/>
                <w:szCs w:val="20"/>
              </w:rPr>
              <w:t>They</w:t>
            </w:r>
            <w:r w:rsidR="00D40391" w:rsidRPr="0D338771">
              <w:rPr>
                <w:rFonts w:asciiTheme="minorHAnsi" w:eastAsia="Times New Roman" w:hAnsiTheme="minorHAnsi"/>
                <w:color w:val="2A283C" w:themeColor="accent4"/>
                <w:sz w:val="20"/>
                <w:szCs w:val="20"/>
                <w:lang w:val="en-US" w:eastAsia="en-CA"/>
              </w:rPr>
              <w:t xml:space="preserve"> are prepared by </w:t>
            </w:r>
            <w:r w:rsidR="464F3E34" w:rsidRPr="0D338771">
              <w:rPr>
                <w:rFonts w:asciiTheme="minorHAnsi" w:eastAsia="Times New Roman" w:hAnsiTheme="minorHAnsi"/>
                <w:color w:val="2A283C" w:themeColor="accent4"/>
                <w:sz w:val="20"/>
                <w:szCs w:val="20"/>
                <w:lang w:val="en-US" w:eastAsia="en-CA"/>
              </w:rPr>
              <w:t>various branches and are signed by ADMs</w:t>
            </w:r>
            <w:r w:rsidR="2664710E" w:rsidRPr="0D338771">
              <w:rPr>
                <w:rFonts w:asciiTheme="minorHAnsi" w:eastAsia="Times New Roman" w:hAnsiTheme="minorHAnsi"/>
                <w:color w:val="2A283C" w:themeColor="accent4"/>
                <w:sz w:val="20"/>
                <w:szCs w:val="20"/>
                <w:lang w:val="en-US" w:eastAsia="en-CA"/>
              </w:rPr>
              <w:t>.</w:t>
            </w:r>
            <w:r w:rsidR="00D40391" w:rsidRPr="0D338771">
              <w:rPr>
                <w:rFonts w:asciiTheme="minorHAnsi" w:eastAsia="Times New Roman" w:hAnsiTheme="minorHAnsi"/>
                <w:color w:val="2A283C" w:themeColor="accent4"/>
                <w:sz w:val="20"/>
                <w:szCs w:val="20"/>
                <w:lang w:val="en-US" w:eastAsia="en-CA"/>
              </w:rPr>
              <w:t> </w:t>
            </w:r>
            <w:r w:rsidR="00D40391" w:rsidRPr="0D338771">
              <w:rPr>
                <w:rFonts w:asciiTheme="minorHAnsi" w:eastAsia="Times New Roman" w:hAnsiTheme="minorHAnsi"/>
                <w:color w:val="2A283C" w:themeColor="accent4"/>
                <w:sz w:val="20"/>
                <w:szCs w:val="20"/>
                <w:lang w:eastAsia="en-CA"/>
              </w:rPr>
              <w:t> </w:t>
            </w:r>
          </w:p>
        </w:tc>
        <w:tc>
          <w:tcPr>
            <w:tcW w:w="1799" w:type="dxa"/>
            <w:tcBorders>
              <w:top w:val="single" w:sz="6" w:space="0" w:color="8675D7" w:themeColor="accent1" w:themeTint="99"/>
              <w:left w:val="single" w:sz="6" w:space="0" w:color="8675D7" w:themeColor="accent1" w:themeTint="99"/>
              <w:bottom w:val="single" w:sz="6" w:space="0" w:color="8675D7" w:themeColor="accent1" w:themeTint="99"/>
              <w:right w:val="single" w:sz="6" w:space="0" w:color="8675D7" w:themeColor="accent1" w:themeTint="99"/>
            </w:tcBorders>
            <w:shd w:val="clear" w:color="auto" w:fill="auto"/>
            <w:hideMark/>
          </w:tcPr>
          <w:p w14:paraId="3B75D7A2" w14:textId="77777777" w:rsidR="00D40391" w:rsidRPr="00EC4DA6" w:rsidRDefault="00D40391" w:rsidP="00766F7F">
            <w:pPr>
              <w:spacing w:after="0" w:line="240" w:lineRule="auto"/>
              <w:textAlignment w:val="baseline"/>
              <w:rPr>
                <w:rFonts w:asciiTheme="minorHAnsi" w:eastAsia="Times New Roman" w:hAnsiTheme="minorHAnsi" w:cstheme="minorHAnsi"/>
                <w:color w:val="2A283C"/>
                <w:sz w:val="18"/>
                <w:szCs w:val="18"/>
                <w:lang w:eastAsia="en-CA"/>
              </w:rPr>
            </w:pPr>
            <w:r w:rsidRPr="00EC4DA6">
              <w:rPr>
                <w:rFonts w:asciiTheme="minorHAnsi" w:eastAsia="Times New Roman" w:hAnsiTheme="minorHAnsi" w:cstheme="minorHAnsi"/>
                <w:color w:val="2A283C"/>
                <w:sz w:val="20"/>
                <w:szCs w:val="20"/>
                <w:lang w:eastAsia="en-CA"/>
              </w:rPr>
              <w:t> </w:t>
            </w:r>
          </w:p>
        </w:tc>
        <w:tc>
          <w:tcPr>
            <w:tcW w:w="6430" w:type="dxa"/>
            <w:tcBorders>
              <w:top w:val="single" w:sz="6" w:space="0" w:color="8675D7" w:themeColor="accent1" w:themeTint="99"/>
              <w:left w:val="single" w:sz="6" w:space="0" w:color="8675D7" w:themeColor="accent1" w:themeTint="99"/>
              <w:bottom w:val="single" w:sz="6" w:space="0" w:color="8675D7" w:themeColor="accent1" w:themeTint="99"/>
              <w:right w:val="single" w:sz="6" w:space="0" w:color="8675D7" w:themeColor="accent1" w:themeTint="99"/>
            </w:tcBorders>
            <w:shd w:val="clear" w:color="auto" w:fill="auto"/>
            <w:hideMark/>
          </w:tcPr>
          <w:p w14:paraId="32DE237D" w14:textId="0B8AA43F" w:rsidR="00D40391" w:rsidRPr="00EC4DA6" w:rsidRDefault="004A1117" w:rsidP="00766F7F">
            <w:pPr>
              <w:spacing w:after="0" w:line="240" w:lineRule="auto"/>
              <w:textAlignment w:val="baseline"/>
              <w:rPr>
                <w:rFonts w:eastAsia="Arial" w:cs="Arial"/>
                <w:sz w:val="20"/>
                <w:szCs w:val="20"/>
              </w:rPr>
            </w:pPr>
            <w:hyperlink r:id="rId25" w:history="1">
              <w:r w:rsidRPr="003C55A9">
                <w:rPr>
                  <w:rStyle w:val="Hyperlink"/>
                  <w:rFonts w:asciiTheme="minorHAnsi" w:eastAsia="Times New Roman" w:hAnsiTheme="minorHAnsi"/>
                  <w:sz w:val="20"/>
                  <w:szCs w:val="20"/>
                  <w:shd w:val="clear" w:color="auto" w:fill="E1E3E6"/>
                  <w:lang w:eastAsia="en-CA"/>
                </w:rPr>
                <w:t>Example</w:t>
              </w:r>
            </w:hyperlink>
          </w:p>
        </w:tc>
      </w:tr>
      <w:tr w:rsidR="00D40391" w:rsidRPr="00EC4DA6" w14:paraId="146FDA35" w14:textId="77777777" w:rsidTr="08E6C931">
        <w:trPr>
          <w:trHeight w:val="300"/>
        </w:trPr>
        <w:tc>
          <w:tcPr>
            <w:tcW w:w="2008" w:type="dxa"/>
            <w:tcBorders>
              <w:top w:val="single" w:sz="6" w:space="0" w:color="8675D7" w:themeColor="accent1" w:themeTint="99"/>
              <w:left w:val="single" w:sz="6" w:space="0" w:color="8675D7" w:themeColor="accent1" w:themeTint="99"/>
              <w:bottom w:val="single" w:sz="6" w:space="0" w:color="8675D7" w:themeColor="accent1" w:themeTint="99"/>
              <w:right w:val="single" w:sz="6" w:space="0" w:color="8675D7" w:themeColor="accent1" w:themeTint="99"/>
            </w:tcBorders>
            <w:shd w:val="clear" w:color="auto" w:fill="auto"/>
            <w:hideMark/>
          </w:tcPr>
          <w:p w14:paraId="675AF98C" w14:textId="77777777"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hyperlink r:id="rId26" w:tgtFrame="_blank" w:history="1">
              <w:r w:rsidRPr="00C50BFB">
                <w:rPr>
                  <w:rFonts w:asciiTheme="minorHAnsi" w:eastAsia="Times New Roman" w:hAnsiTheme="minorHAnsi" w:cstheme="minorHAnsi"/>
                  <w:color w:val="0000FF"/>
                  <w:sz w:val="20"/>
                  <w:szCs w:val="20"/>
                  <w:u w:val="single"/>
                  <w:shd w:val="clear" w:color="auto" w:fill="E1E3E6"/>
                  <w:lang w:val="en-US" w:eastAsia="en-CA"/>
                </w:rPr>
                <w:t>Infrastructure Change Notices (ICNs)</w:t>
              </w:r>
            </w:hyperlink>
            <w:r w:rsidRPr="00C50BFB">
              <w:rPr>
                <w:rFonts w:asciiTheme="minorHAnsi" w:eastAsia="Times New Roman" w:hAnsiTheme="minorHAnsi" w:cstheme="minorHAnsi"/>
                <w:b/>
                <w:bCs/>
                <w:color w:val="0000FF"/>
                <w:sz w:val="20"/>
                <w:szCs w:val="20"/>
                <w:lang w:eastAsia="en-CA"/>
              </w:rPr>
              <w:t> </w:t>
            </w:r>
          </w:p>
          <w:p w14:paraId="28245FE1" w14:textId="77777777"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r w:rsidRPr="00C50BFB">
              <w:rPr>
                <w:rFonts w:asciiTheme="minorHAnsi" w:eastAsia="Times New Roman" w:hAnsiTheme="minorHAnsi" w:cstheme="minorHAnsi"/>
                <w:b/>
                <w:bCs/>
                <w:color w:val="0000FF"/>
                <w:sz w:val="20"/>
                <w:szCs w:val="20"/>
                <w:lang w:eastAsia="en-CA"/>
              </w:rPr>
              <w:t> </w:t>
            </w:r>
          </w:p>
          <w:p w14:paraId="167F036C" w14:textId="77777777"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r w:rsidRPr="00C50BFB">
              <w:rPr>
                <w:rFonts w:asciiTheme="minorHAnsi" w:eastAsia="Times New Roman" w:hAnsiTheme="minorHAnsi" w:cstheme="minorHAnsi"/>
                <w:b/>
                <w:bCs/>
                <w:color w:val="0000FF"/>
                <w:sz w:val="20"/>
                <w:szCs w:val="20"/>
                <w:lang w:eastAsia="en-CA"/>
              </w:rPr>
              <w:t> </w:t>
            </w:r>
          </w:p>
          <w:p w14:paraId="21B3010E" w14:textId="77777777"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r w:rsidRPr="00C50BFB">
              <w:rPr>
                <w:rFonts w:asciiTheme="minorHAnsi" w:eastAsia="Times New Roman" w:hAnsiTheme="minorHAnsi" w:cstheme="minorHAnsi"/>
                <w:b/>
                <w:bCs/>
                <w:color w:val="0000FF"/>
                <w:sz w:val="20"/>
                <w:szCs w:val="20"/>
                <w:lang w:eastAsia="en-CA"/>
              </w:rPr>
              <w:t> </w:t>
            </w:r>
          </w:p>
          <w:p w14:paraId="6B3C401D" w14:textId="77777777"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r w:rsidRPr="00C50BFB">
              <w:rPr>
                <w:rFonts w:asciiTheme="minorHAnsi" w:eastAsia="Times New Roman" w:hAnsiTheme="minorHAnsi" w:cstheme="minorHAnsi"/>
                <w:b/>
                <w:bCs/>
                <w:color w:val="0000FF"/>
                <w:sz w:val="20"/>
                <w:szCs w:val="20"/>
                <w:lang w:eastAsia="en-CA"/>
              </w:rPr>
              <w:t> </w:t>
            </w:r>
          </w:p>
          <w:p w14:paraId="01748410" w14:textId="77777777" w:rsidR="00D40391" w:rsidRPr="001B5D86" w:rsidRDefault="00D40391" w:rsidP="00766F7F">
            <w:pPr>
              <w:spacing w:after="0" w:line="240" w:lineRule="auto"/>
              <w:textAlignment w:val="baseline"/>
              <w:rPr>
                <w:rFonts w:asciiTheme="minorHAnsi" w:eastAsia="Times New Roman" w:hAnsiTheme="minorHAnsi" w:cstheme="minorHAnsi"/>
                <w:b/>
                <w:bCs/>
                <w:color w:val="2A283C"/>
                <w:sz w:val="20"/>
                <w:szCs w:val="20"/>
                <w:lang w:eastAsia="en-CA"/>
              </w:rPr>
            </w:pPr>
            <w:r w:rsidRPr="00C50BFB">
              <w:rPr>
                <w:rFonts w:asciiTheme="minorHAnsi" w:eastAsia="Times New Roman" w:hAnsiTheme="minorHAnsi" w:cstheme="minorHAnsi"/>
                <w:color w:val="0000FF"/>
                <w:sz w:val="20"/>
                <w:szCs w:val="20"/>
                <w:u w:val="single"/>
                <w:lang w:eastAsia="en-CA"/>
              </w:rPr>
              <w:t> </w:t>
            </w:r>
            <w:r w:rsidRPr="00C50BFB">
              <w:rPr>
                <w:rFonts w:asciiTheme="minorHAnsi" w:eastAsia="Times New Roman" w:hAnsiTheme="minorHAnsi" w:cstheme="minorHAnsi"/>
                <w:b/>
                <w:bCs/>
                <w:color w:val="0000FF"/>
                <w:sz w:val="20"/>
                <w:szCs w:val="20"/>
                <w:lang w:eastAsia="en-CA"/>
              </w:rPr>
              <w:t> </w:t>
            </w:r>
          </w:p>
        </w:tc>
        <w:tc>
          <w:tcPr>
            <w:tcW w:w="3705" w:type="dxa"/>
            <w:tcBorders>
              <w:top w:val="single" w:sz="6" w:space="0" w:color="8675D7" w:themeColor="accent1" w:themeTint="99"/>
              <w:left w:val="single" w:sz="6" w:space="0" w:color="8675D7" w:themeColor="accent1" w:themeTint="99"/>
              <w:bottom w:val="single" w:sz="6" w:space="0" w:color="8675D7" w:themeColor="accent1" w:themeTint="99"/>
              <w:right w:val="single" w:sz="6" w:space="0" w:color="8675D7" w:themeColor="accent1" w:themeTint="99"/>
            </w:tcBorders>
            <w:shd w:val="clear" w:color="auto" w:fill="auto"/>
            <w:hideMark/>
          </w:tcPr>
          <w:p w14:paraId="6DFB0019" w14:textId="35797DFD" w:rsidR="00D40391" w:rsidRPr="00EC4DA6" w:rsidRDefault="00D40391" w:rsidP="00766F7F">
            <w:pPr>
              <w:spacing w:after="0" w:line="240" w:lineRule="auto"/>
              <w:textAlignment w:val="baseline"/>
              <w:rPr>
                <w:rFonts w:asciiTheme="minorHAnsi" w:eastAsia="Times New Roman" w:hAnsiTheme="minorHAnsi"/>
                <w:color w:val="2A283C"/>
                <w:sz w:val="18"/>
                <w:szCs w:val="18"/>
                <w:lang w:eastAsia="en-CA"/>
              </w:rPr>
            </w:pPr>
            <w:r w:rsidRPr="503EB713">
              <w:rPr>
                <w:rFonts w:asciiTheme="minorHAnsi" w:eastAsia="Times New Roman" w:hAnsiTheme="minorHAnsi"/>
                <w:color w:val="2A283C" w:themeColor="accent4"/>
                <w:sz w:val="20"/>
                <w:szCs w:val="20"/>
                <w:lang w:val="en-US" w:eastAsia="en-CA"/>
              </w:rPr>
              <w:t>This cover</w:t>
            </w:r>
            <w:r w:rsidR="21019D7D" w:rsidRPr="503EB713">
              <w:rPr>
                <w:rFonts w:asciiTheme="minorHAnsi" w:eastAsia="Times New Roman" w:hAnsiTheme="minorHAnsi"/>
                <w:color w:val="2A283C" w:themeColor="accent4"/>
                <w:sz w:val="20"/>
                <w:szCs w:val="20"/>
                <w:lang w:val="en-US" w:eastAsia="en-CA"/>
              </w:rPr>
              <w:t>s</w:t>
            </w:r>
            <w:r w:rsidRPr="503EB713">
              <w:rPr>
                <w:rFonts w:asciiTheme="minorHAnsi" w:eastAsia="Times New Roman" w:hAnsiTheme="minorHAnsi"/>
                <w:color w:val="2A283C" w:themeColor="accent4"/>
                <w:sz w:val="20"/>
                <w:szCs w:val="20"/>
                <w:lang w:val="en-US" w:eastAsia="en-CA"/>
              </w:rPr>
              <w:t xml:space="preserve"> both types of ICNs:</w:t>
            </w:r>
            <w:r w:rsidRPr="503EB713">
              <w:rPr>
                <w:rFonts w:asciiTheme="minorHAnsi" w:eastAsia="Times New Roman" w:hAnsiTheme="minorHAnsi"/>
                <w:color w:val="2A283C" w:themeColor="accent4"/>
                <w:sz w:val="20"/>
                <w:szCs w:val="20"/>
                <w:lang w:eastAsia="en-CA"/>
              </w:rPr>
              <w:t> </w:t>
            </w:r>
          </w:p>
          <w:p w14:paraId="513FB851" w14:textId="31235A09" w:rsidR="00D40391" w:rsidRPr="00EC4DA6" w:rsidRDefault="00D40391" w:rsidP="00766F7F">
            <w:pPr>
              <w:pStyle w:val="ListParagraph"/>
              <w:numPr>
                <w:ilvl w:val="0"/>
                <w:numId w:val="1"/>
              </w:numPr>
              <w:spacing w:after="0" w:line="240" w:lineRule="auto"/>
              <w:textAlignment w:val="baseline"/>
              <w:rPr>
                <w:rFonts w:eastAsia="Times New Roman"/>
                <w:color w:val="2A283C"/>
                <w:szCs w:val="24"/>
                <w:lang w:eastAsia="en-CA"/>
              </w:rPr>
            </w:pPr>
            <w:r w:rsidRPr="0EA971FA">
              <w:rPr>
                <w:rFonts w:eastAsia="Times New Roman"/>
                <w:color w:val="2A283C" w:themeColor="accent4"/>
                <w:sz w:val="20"/>
                <w:szCs w:val="20"/>
                <w:lang w:val="en-US" w:eastAsia="en-CA"/>
              </w:rPr>
              <w:t>Planned Infrastructure Changes: When a planned infrastructure change is scheduled, an ICN is sent to the impacted customer’s Deputy Minister (DM) and to the Chief Information Officer (CIO).  </w:t>
            </w:r>
            <w:r w:rsidRPr="0EA971FA">
              <w:rPr>
                <w:rFonts w:eastAsia="Times New Roman"/>
                <w:color w:val="2A283C" w:themeColor="accent4"/>
                <w:sz w:val="20"/>
                <w:szCs w:val="20"/>
                <w:lang w:eastAsia="en-CA"/>
              </w:rPr>
              <w:t> </w:t>
            </w:r>
          </w:p>
          <w:p w14:paraId="148EDCC3" w14:textId="22B99475" w:rsidR="00D40391" w:rsidRPr="00EC4DA6" w:rsidRDefault="00D40391" w:rsidP="00766F7F">
            <w:pPr>
              <w:pStyle w:val="ListParagraph"/>
              <w:numPr>
                <w:ilvl w:val="0"/>
                <w:numId w:val="1"/>
              </w:numPr>
              <w:spacing w:after="0" w:line="240" w:lineRule="auto"/>
              <w:textAlignment w:val="baseline"/>
              <w:rPr>
                <w:rFonts w:eastAsia="Times New Roman"/>
                <w:color w:val="2A283C"/>
                <w:szCs w:val="24"/>
                <w:lang w:eastAsia="en-CA"/>
              </w:rPr>
            </w:pPr>
            <w:r w:rsidRPr="0EA971FA">
              <w:rPr>
                <w:rFonts w:eastAsia="Times New Roman"/>
                <w:color w:val="2A283C" w:themeColor="accent4"/>
                <w:sz w:val="20"/>
                <w:szCs w:val="20"/>
                <w:lang w:val="en-US" w:eastAsia="en-CA"/>
              </w:rPr>
              <w:t xml:space="preserve">Emergency Infrastructure Changes: In the event of an emergency infrastructure change (less than 48 </w:t>
            </w:r>
            <w:proofErr w:type="spellStart"/>
            <w:r w:rsidRPr="0EA971FA">
              <w:rPr>
                <w:rFonts w:eastAsia="Times New Roman"/>
                <w:color w:val="2A283C" w:themeColor="accent4"/>
                <w:sz w:val="20"/>
                <w:szCs w:val="20"/>
                <w:lang w:val="en-US" w:eastAsia="en-CA"/>
              </w:rPr>
              <w:t>hours notice</w:t>
            </w:r>
            <w:proofErr w:type="spellEnd"/>
            <w:r w:rsidRPr="0EA971FA">
              <w:rPr>
                <w:rFonts w:eastAsia="Times New Roman"/>
                <w:color w:val="2A283C" w:themeColor="accent4"/>
                <w:sz w:val="20"/>
                <w:szCs w:val="20"/>
                <w:lang w:val="en-US" w:eastAsia="en-CA"/>
              </w:rPr>
              <w:t>), an ICN is sent to the impacted customer’s DM and to the CIO.  </w:t>
            </w:r>
            <w:r w:rsidRPr="0EA971FA">
              <w:rPr>
                <w:rFonts w:eastAsia="Times New Roman"/>
                <w:color w:val="2A283C" w:themeColor="accent4"/>
                <w:sz w:val="20"/>
                <w:szCs w:val="20"/>
                <w:lang w:eastAsia="en-CA"/>
              </w:rPr>
              <w:t> </w:t>
            </w:r>
          </w:p>
        </w:tc>
        <w:tc>
          <w:tcPr>
            <w:tcW w:w="1799" w:type="dxa"/>
            <w:tcBorders>
              <w:top w:val="single" w:sz="6" w:space="0" w:color="8675D7" w:themeColor="accent1" w:themeTint="99"/>
              <w:left w:val="single" w:sz="6" w:space="0" w:color="8675D7" w:themeColor="accent1" w:themeTint="99"/>
              <w:bottom w:val="single" w:sz="6" w:space="0" w:color="8675D7" w:themeColor="accent1" w:themeTint="99"/>
              <w:right w:val="single" w:sz="6" w:space="0" w:color="8675D7" w:themeColor="accent1" w:themeTint="99"/>
            </w:tcBorders>
            <w:shd w:val="clear" w:color="auto" w:fill="auto"/>
            <w:hideMark/>
          </w:tcPr>
          <w:p w14:paraId="47B7D671" w14:textId="77777777" w:rsidR="00D40391" w:rsidRPr="00EC4DA6" w:rsidRDefault="00D40391" w:rsidP="00766F7F">
            <w:pPr>
              <w:spacing w:after="0" w:line="240" w:lineRule="auto"/>
              <w:textAlignment w:val="baseline"/>
              <w:rPr>
                <w:rFonts w:asciiTheme="minorHAnsi" w:eastAsia="Times New Roman" w:hAnsiTheme="minorHAnsi" w:cstheme="minorHAnsi"/>
                <w:color w:val="2A283C"/>
                <w:sz w:val="18"/>
                <w:szCs w:val="18"/>
                <w:lang w:eastAsia="en-CA"/>
              </w:rPr>
            </w:pPr>
            <w:r w:rsidRPr="00EC4DA6">
              <w:rPr>
                <w:rFonts w:asciiTheme="minorHAnsi" w:eastAsia="Times New Roman" w:hAnsiTheme="minorHAnsi" w:cstheme="minorHAnsi"/>
                <w:color w:val="2A283C"/>
                <w:sz w:val="20"/>
                <w:szCs w:val="20"/>
                <w:lang w:eastAsia="en-CA"/>
              </w:rPr>
              <w:t> </w:t>
            </w:r>
          </w:p>
        </w:tc>
        <w:tc>
          <w:tcPr>
            <w:tcW w:w="6430" w:type="dxa"/>
            <w:tcBorders>
              <w:top w:val="single" w:sz="6" w:space="0" w:color="8675D7" w:themeColor="accent1" w:themeTint="99"/>
              <w:left w:val="single" w:sz="6" w:space="0" w:color="8675D7" w:themeColor="accent1" w:themeTint="99"/>
              <w:bottom w:val="single" w:sz="6" w:space="0" w:color="8675D7" w:themeColor="accent1" w:themeTint="99"/>
              <w:right w:val="single" w:sz="6" w:space="0" w:color="8675D7" w:themeColor="accent1" w:themeTint="99"/>
            </w:tcBorders>
            <w:shd w:val="clear" w:color="auto" w:fill="auto"/>
            <w:hideMark/>
          </w:tcPr>
          <w:p w14:paraId="72AA9054" w14:textId="77777777" w:rsidR="00D40391" w:rsidRPr="00EC4DA6" w:rsidRDefault="00D40391" w:rsidP="00766F7F">
            <w:pPr>
              <w:spacing w:after="0" w:line="240" w:lineRule="auto"/>
              <w:textAlignment w:val="baseline"/>
              <w:rPr>
                <w:rFonts w:asciiTheme="minorHAnsi" w:eastAsia="Times New Roman" w:hAnsiTheme="minorHAnsi" w:cstheme="minorHAnsi"/>
                <w:color w:val="2A283C"/>
                <w:sz w:val="18"/>
                <w:szCs w:val="18"/>
                <w:lang w:eastAsia="en-CA"/>
              </w:rPr>
            </w:pPr>
            <w:hyperlink r:id="rId27" w:tgtFrame="_blank" w:history="1">
              <w:r w:rsidRPr="00EC4DA6">
                <w:rPr>
                  <w:rFonts w:asciiTheme="minorHAnsi" w:eastAsia="Times New Roman" w:hAnsiTheme="minorHAnsi" w:cstheme="minorHAnsi"/>
                  <w:color w:val="0000FF"/>
                  <w:sz w:val="20"/>
                  <w:szCs w:val="20"/>
                  <w:u w:val="single"/>
                  <w:shd w:val="clear" w:color="auto" w:fill="E1E3E6"/>
                  <w:lang w:val="en-US" w:eastAsia="en-CA"/>
                </w:rPr>
                <w:t>Example</w:t>
              </w:r>
            </w:hyperlink>
            <w:r w:rsidRPr="00EC4DA6">
              <w:rPr>
                <w:rFonts w:asciiTheme="minorHAnsi" w:eastAsia="Times New Roman" w:hAnsiTheme="minorHAnsi" w:cstheme="minorHAnsi"/>
                <w:color w:val="2A283C"/>
                <w:sz w:val="20"/>
                <w:szCs w:val="20"/>
                <w:lang w:eastAsia="en-CA"/>
              </w:rPr>
              <w:t> </w:t>
            </w:r>
          </w:p>
        </w:tc>
      </w:tr>
    </w:tbl>
    <w:p w14:paraId="3EEE364F" w14:textId="77777777" w:rsidR="00457BE6" w:rsidRDefault="00457BE6" w:rsidP="00766F7F">
      <w:pPr>
        <w:spacing w:after="0" w:line="240" w:lineRule="auto"/>
      </w:pPr>
    </w:p>
    <w:p w14:paraId="3041FD3C" w14:textId="065BE315" w:rsidR="00457BE6" w:rsidRDefault="00457BE6" w:rsidP="00766F7F">
      <w:pPr>
        <w:spacing w:after="0" w:line="240" w:lineRule="auto"/>
        <w:rPr>
          <w:rFonts w:asciiTheme="majorHAnsi" w:eastAsiaTheme="majorEastAsia" w:hAnsiTheme="majorHAnsi" w:cstheme="majorBidi"/>
          <w:color w:val="C91CB3" w:themeColor="accent2"/>
          <w:sz w:val="40"/>
          <w:szCs w:val="40"/>
        </w:rPr>
      </w:pPr>
      <w:r>
        <w:br w:type="page"/>
      </w:r>
    </w:p>
    <w:p w14:paraId="7BFDC491" w14:textId="24D764BC" w:rsidR="00457BE6" w:rsidRDefault="00457BE6" w:rsidP="00AC43B9">
      <w:pPr>
        <w:pStyle w:val="Heading1"/>
      </w:pPr>
      <w:bookmarkStart w:id="148" w:name="_Appendix_C:_Security"/>
      <w:bookmarkStart w:id="149" w:name="_Toc172806001"/>
      <w:bookmarkEnd w:id="148"/>
      <w:r w:rsidRPr="0062658C">
        <w:t xml:space="preserve">Appendix </w:t>
      </w:r>
      <w:r w:rsidR="00687F91">
        <w:t>C</w:t>
      </w:r>
      <w:r w:rsidRPr="0062658C">
        <w:t xml:space="preserve">: </w:t>
      </w:r>
      <w:r>
        <w:t>Security Roles Requirements</w:t>
      </w:r>
      <w:bookmarkEnd w:id="149"/>
    </w:p>
    <w:p w14:paraId="2B394F69" w14:textId="79998E91" w:rsidR="00457BE6" w:rsidRDefault="00B93F69" w:rsidP="00766F7F">
      <w:pPr>
        <w:spacing w:after="0" w:line="240" w:lineRule="auto"/>
      </w:pPr>
      <w:r w:rsidRPr="00691F0D">
        <w:t xml:space="preserve">The following table summarizes the </w:t>
      </w:r>
      <w:r w:rsidR="006D3D8A" w:rsidRPr="001C4ADA">
        <w:rPr>
          <w:b/>
          <w:bCs/>
        </w:rPr>
        <w:t xml:space="preserve">application </w:t>
      </w:r>
      <w:r w:rsidRPr="001C4ADA">
        <w:rPr>
          <w:b/>
          <w:bCs/>
        </w:rPr>
        <w:t>security roles required</w:t>
      </w:r>
      <w:r w:rsidRPr="00691F0D">
        <w:t>, based on the functional requirements</w:t>
      </w:r>
      <w:r w:rsidR="001C4ADA">
        <w:t xml:space="preserve">. The actual role names will be determined in the </w:t>
      </w:r>
      <w:ins w:id="150" w:author="Farrell, Rebecca (SSC/SPC)" w:date="2024-11-12T08:58:00Z">
        <w:r w:rsidR="00240B2E">
          <w:fldChar w:fldCharType="begin"/>
        </w:r>
        <w:r w:rsidR="00240B2E">
          <w:instrText>HYPERLINK "https://163gc.sharepoint.com/:w:/r/sites/SGModernization/Shared%20Documents/Phase%204/Working%20Papers/Drupal%20Architecture/Serving%20Government%20Modernization%20-%20Drupal%20Architecture.docx?d=wdc49e851dcbc45cebdac2e18798b9b47&amp;csf=1&amp;web=1&amp;e=kQr3o6"</w:instrText>
        </w:r>
        <w:r w:rsidR="00240B2E">
          <w:fldChar w:fldCharType="separate"/>
        </w:r>
        <w:r w:rsidR="001C4ADA" w:rsidRPr="00240B2E">
          <w:rPr>
            <w:rStyle w:val="Hyperlink"/>
          </w:rPr>
          <w:t>Drupal architecture and design document</w:t>
        </w:r>
        <w:r w:rsidR="00240B2E">
          <w:fldChar w:fldCharType="end"/>
        </w:r>
      </w:ins>
      <w:r w:rsidR="001C4ADA">
        <w:t>.</w:t>
      </w:r>
    </w:p>
    <w:tbl>
      <w:tblPr>
        <w:tblW w:w="12690" w:type="dxa"/>
        <w:tblCellMar>
          <w:left w:w="0" w:type="dxa"/>
          <w:right w:w="0" w:type="dxa"/>
        </w:tblCellMar>
        <w:tblLook w:val="0420" w:firstRow="1" w:lastRow="0" w:firstColumn="0" w:lastColumn="0" w:noHBand="0" w:noVBand="1"/>
      </w:tblPr>
      <w:tblGrid>
        <w:gridCol w:w="2940"/>
        <w:gridCol w:w="9750"/>
      </w:tblGrid>
      <w:tr w:rsidR="006D3D8A" w:rsidRPr="00026D22" w14:paraId="630BAD82" w14:textId="77777777" w:rsidTr="1D45F5FB">
        <w:trPr>
          <w:trHeight w:val="546"/>
        </w:trPr>
        <w:tc>
          <w:tcPr>
            <w:tcW w:w="2940" w:type="dxa"/>
            <w:tcBorders>
              <w:top w:val="single" w:sz="8" w:space="0" w:color="2A283C" w:themeColor="accent4"/>
              <w:left w:val="nil"/>
              <w:bottom w:val="single" w:sz="8" w:space="0" w:color="2A283C" w:themeColor="accent4"/>
              <w:right w:val="nil"/>
            </w:tcBorders>
            <w:shd w:val="clear" w:color="auto" w:fill="4530A8" w:themeFill="accent1"/>
            <w:tcMar>
              <w:top w:w="72" w:type="dxa"/>
              <w:left w:w="144" w:type="dxa"/>
              <w:bottom w:w="72" w:type="dxa"/>
              <w:right w:w="144" w:type="dxa"/>
            </w:tcMar>
            <w:hideMark/>
          </w:tcPr>
          <w:p w14:paraId="38B3A766" w14:textId="252E120A" w:rsidR="006D3D8A" w:rsidRPr="0041374C" w:rsidRDefault="006D3D8A" w:rsidP="00766F7F">
            <w:pPr>
              <w:spacing w:after="0" w:line="240" w:lineRule="auto"/>
              <w:rPr>
                <w:b/>
                <w:bCs/>
                <w:color w:val="FFFFFF" w:themeColor="background1"/>
                <w:szCs w:val="24"/>
              </w:rPr>
            </w:pPr>
            <w:r>
              <w:rPr>
                <w:b/>
                <w:bCs/>
                <w:color w:val="FFFFFF" w:themeColor="background1"/>
                <w:szCs w:val="24"/>
              </w:rPr>
              <w:t>Role</w:t>
            </w:r>
          </w:p>
        </w:tc>
        <w:tc>
          <w:tcPr>
            <w:tcW w:w="9750" w:type="dxa"/>
            <w:tcBorders>
              <w:top w:val="single" w:sz="8" w:space="0" w:color="2A283C" w:themeColor="accent4"/>
              <w:left w:val="nil"/>
              <w:bottom w:val="single" w:sz="8" w:space="0" w:color="2A283C" w:themeColor="accent4"/>
              <w:right w:val="nil"/>
            </w:tcBorders>
            <w:shd w:val="clear" w:color="auto" w:fill="4530A8" w:themeFill="accent1"/>
          </w:tcPr>
          <w:p w14:paraId="5F29D636" w14:textId="351D0282" w:rsidR="006D3D8A" w:rsidRPr="0041374C" w:rsidRDefault="006D3D8A" w:rsidP="00766F7F">
            <w:pPr>
              <w:spacing w:after="0" w:line="240" w:lineRule="auto"/>
              <w:rPr>
                <w:b/>
                <w:bCs/>
                <w:color w:val="FFFFFF" w:themeColor="background1"/>
                <w:szCs w:val="24"/>
                <w:lang w:val="en-US"/>
              </w:rPr>
            </w:pPr>
            <w:r>
              <w:rPr>
                <w:b/>
                <w:bCs/>
                <w:color w:val="FFFFFF" w:themeColor="background1"/>
                <w:szCs w:val="24"/>
                <w:lang w:val="en-US"/>
              </w:rPr>
              <w:t>Description</w:t>
            </w:r>
            <w:r w:rsidR="00082D30">
              <w:rPr>
                <w:b/>
                <w:bCs/>
                <w:color w:val="FFFFFF" w:themeColor="background1"/>
                <w:szCs w:val="24"/>
                <w:lang w:val="en-US"/>
              </w:rPr>
              <w:t xml:space="preserve"> of Permissions</w:t>
            </w:r>
          </w:p>
        </w:tc>
      </w:tr>
      <w:tr w:rsidR="00985F6A" w:rsidRPr="00026D22" w14:paraId="77BB5AAD" w14:textId="77777777" w:rsidTr="1D45F5FB">
        <w:trPr>
          <w:trHeight w:val="546"/>
        </w:trPr>
        <w:tc>
          <w:tcPr>
            <w:tcW w:w="294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520C308A" w14:textId="574E8DF2" w:rsidR="00985F6A" w:rsidRPr="00026D22" w:rsidRDefault="00985F6A" w:rsidP="00985F6A">
            <w:pPr>
              <w:spacing w:after="0" w:line="240" w:lineRule="auto"/>
              <w:rPr>
                <w:sz w:val="22"/>
              </w:rPr>
            </w:pPr>
            <w:r>
              <w:rPr>
                <w:sz w:val="22"/>
              </w:rPr>
              <w:t>Authenticated users (Member)</w:t>
            </w:r>
          </w:p>
        </w:tc>
        <w:tc>
          <w:tcPr>
            <w:tcW w:w="9750" w:type="dxa"/>
            <w:tcBorders>
              <w:top w:val="single" w:sz="2" w:space="0" w:color="2A283C" w:themeColor="accent4"/>
              <w:left w:val="nil"/>
              <w:bottom w:val="single" w:sz="2" w:space="0" w:color="2A283C" w:themeColor="accent4"/>
              <w:right w:val="nil"/>
            </w:tcBorders>
          </w:tcPr>
          <w:p w14:paraId="772A5892" w14:textId="77777777" w:rsidR="00985F6A" w:rsidRPr="00971B1C" w:rsidRDefault="00985F6A" w:rsidP="00985F6A">
            <w:pPr>
              <w:spacing w:after="0" w:line="240" w:lineRule="auto"/>
              <w:textAlignment w:val="baseline"/>
              <w:rPr>
                <w:rFonts w:eastAsia="Times New Roman" w:cs="Arial"/>
                <w:color w:val="2A283C"/>
                <w:sz w:val="22"/>
                <w:lang w:eastAsia="en-CA"/>
              </w:rPr>
            </w:pPr>
            <w:r w:rsidRPr="00971B1C">
              <w:rPr>
                <w:rFonts w:eastAsia="Times New Roman" w:cs="Arial"/>
                <w:color w:val="2A283C"/>
                <w:sz w:val="22"/>
                <w:lang w:eastAsia="en-CA"/>
              </w:rPr>
              <w:t xml:space="preserve">Employee of an organization that has been provisioned access to the site by an Organization User Manager (see below). Authorized Users must be associated with an Organization. Those with this status can login the authenticated section of the site.  </w:t>
            </w:r>
          </w:p>
          <w:p w14:paraId="2E94D918" w14:textId="77777777" w:rsidR="00985F6A" w:rsidRPr="00971B1C" w:rsidRDefault="00985F6A" w:rsidP="00985F6A">
            <w:pPr>
              <w:spacing w:after="0" w:line="240" w:lineRule="auto"/>
              <w:textAlignment w:val="baseline"/>
              <w:rPr>
                <w:rFonts w:eastAsia="Times New Roman" w:cs="Arial"/>
                <w:color w:val="2A283C"/>
                <w:sz w:val="22"/>
                <w:lang w:eastAsia="en-CA"/>
              </w:rPr>
            </w:pPr>
          </w:p>
          <w:p w14:paraId="1F593188" w14:textId="77777777" w:rsidR="00985F6A" w:rsidRPr="00971B1C" w:rsidRDefault="00985F6A" w:rsidP="00985F6A">
            <w:pPr>
              <w:spacing w:after="0" w:line="240" w:lineRule="auto"/>
              <w:textAlignment w:val="baseline"/>
              <w:rPr>
                <w:rFonts w:eastAsia="Times New Roman" w:cs="Arial"/>
                <w:color w:val="2A283C"/>
                <w:sz w:val="22"/>
                <w:lang w:eastAsia="en-CA"/>
              </w:rPr>
            </w:pPr>
            <w:r w:rsidRPr="00971B1C">
              <w:rPr>
                <w:rFonts w:eastAsia="Times New Roman" w:cs="Arial"/>
                <w:color w:val="2A283C"/>
                <w:sz w:val="22"/>
                <w:lang w:eastAsia="en-CA"/>
              </w:rPr>
              <w:t xml:space="preserve">Access is granted by the Organization User Manager.  </w:t>
            </w:r>
          </w:p>
          <w:p w14:paraId="3BCDF0A5" w14:textId="77777777" w:rsidR="00985F6A" w:rsidRPr="00BB7BE0" w:rsidRDefault="00985F6A" w:rsidP="00985F6A">
            <w:pPr>
              <w:spacing w:after="0" w:line="240" w:lineRule="auto"/>
              <w:textAlignment w:val="baseline"/>
              <w:rPr>
                <w:rFonts w:eastAsia="Times New Roman" w:cs="Arial"/>
                <w:color w:val="2A283C"/>
                <w:sz w:val="16"/>
                <w:szCs w:val="16"/>
                <w:lang w:eastAsia="en-CA"/>
              </w:rPr>
            </w:pPr>
          </w:p>
          <w:p w14:paraId="447FD92D" w14:textId="3D89E582" w:rsidR="00985F6A" w:rsidRPr="00691F0D" w:rsidRDefault="00985F6A" w:rsidP="00985F6A">
            <w:pPr>
              <w:spacing w:after="0" w:line="240" w:lineRule="auto"/>
              <w:rPr>
                <w:sz w:val="22"/>
              </w:rPr>
            </w:pPr>
          </w:p>
        </w:tc>
      </w:tr>
      <w:tr w:rsidR="00853688" w:rsidRPr="00026D22" w14:paraId="762FD6AF" w14:textId="77777777" w:rsidTr="1D45F5FB">
        <w:trPr>
          <w:trHeight w:val="546"/>
        </w:trPr>
        <w:tc>
          <w:tcPr>
            <w:tcW w:w="294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0FFC528B" w14:textId="5E9002CD" w:rsidR="00853688" w:rsidRDefault="00853688" w:rsidP="00853688">
            <w:pPr>
              <w:spacing w:after="0" w:line="240" w:lineRule="auto"/>
              <w:rPr>
                <w:sz w:val="22"/>
              </w:rPr>
            </w:pPr>
            <w:r>
              <w:rPr>
                <w:sz w:val="22"/>
              </w:rPr>
              <w:t xml:space="preserve">Organization user </w:t>
            </w:r>
            <w:r w:rsidRPr="280C269E">
              <w:rPr>
                <w:sz w:val="22"/>
              </w:rPr>
              <w:t>manager</w:t>
            </w:r>
          </w:p>
        </w:tc>
        <w:tc>
          <w:tcPr>
            <w:tcW w:w="9750" w:type="dxa"/>
            <w:tcBorders>
              <w:top w:val="single" w:sz="2" w:space="0" w:color="2A283C" w:themeColor="accent4"/>
              <w:left w:val="nil"/>
              <w:bottom w:val="single" w:sz="2" w:space="0" w:color="2A283C" w:themeColor="accent4"/>
              <w:right w:val="nil"/>
            </w:tcBorders>
          </w:tcPr>
          <w:p w14:paraId="70CBBCAB" w14:textId="77777777" w:rsidR="00853688" w:rsidRPr="00971B1C" w:rsidRDefault="00853688" w:rsidP="00853688">
            <w:pPr>
              <w:spacing w:after="0" w:line="240" w:lineRule="auto"/>
              <w:textAlignment w:val="baseline"/>
              <w:rPr>
                <w:rFonts w:eastAsia="Times New Roman" w:cs="Arial"/>
                <w:color w:val="2A283C"/>
                <w:sz w:val="22"/>
                <w:lang w:eastAsia="en-CA"/>
              </w:rPr>
            </w:pPr>
            <w:r w:rsidRPr="00971B1C">
              <w:rPr>
                <w:rFonts w:eastAsia="Times New Roman" w:cs="Arial"/>
                <w:color w:val="2A283C"/>
                <w:sz w:val="22"/>
                <w:lang w:eastAsia="en-CA"/>
              </w:rPr>
              <w:t xml:space="preserve">Authenticated SSC User with an enhanced role providing limited access to the Organization Module – Authorized User tab – in order to manage an Organizations list of authorized users.   The Organization User Manager can add and remove users from the authorized user list only for their own organization (unless acting on behalf of another organization).   </w:t>
            </w:r>
          </w:p>
          <w:p w14:paraId="5311F0E5" w14:textId="77777777" w:rsidR="00853688" w:rsidRPr="00971B1C" w:rsidRDefault="00853688" w:rsidP="00853688">
            <w:pPr>
              <w:spacing w:after="0" w:line="240" w:lineRule="auto"/>
              <w:textAlignment w:val="baseline"/>
              <w:rPr>
                <w:rFonts w:eastAsia="Times New Roman" w:cs="Arial"/>
                <w:color w:val="2A283C"/>
                <w:sz w:val="22"/>
                <w:lang w:eastAsia="en-CA"/>
              </w:rPr>
            </w:pPr>
          </w:p>
          <w:p w14:paraId="725355EF" w14:textId="77777777" w:rsidR="00853688" w:rsidRPr="00971B1C" w:rsidRDefault="00853688" w:rsidP="00853688">
            <w:pPr>
              <w:spacing w:after="0" w:line="240" w:lineRule="auto"/>
              <w:textAlignment w:val="baseline"/>
              <w:rPr>
                <w:rFonts w:eastAsia="Times New Roman" w:cs="Arial"/>
                <w:color w:val="2A283C"/>
                <w:sz w:val="22"/>
                <w:lang w:eastAsia="en-CA"/>
              </w:rPr>
            </w:pPr>
            <w:r w:rsidRPr="00971B1C">
              <w:rPr>
                <w:rFonts w:eastAsia="Times New Roman" w:cs="Arial"/>
                <w:color w:val="2A283C"/>
                <w:sz w:val="22"/>
                <w:lang w:eastAsia="en-CA"/>
              </w:rPr>
              <w:t>Access is granted by the Admin</w:t>
            </w:r>
          </w:p>
          <w:p w14:paraId="5DF76022" w14:textId="4AD1FD25" w:rsidR="00853688" w:rsidRPr="00853688" w:rsidRDefault="00853688" w:rsidP="00853688">
            <w:pPr>
              <w:spacing w:after="0" w:line="240" w:lineRule="auto"/>
              <w:rPr>
                <w:sz w:val="22"/>
              </w:rPr>
            </w:pPr>
          </w:p>
        </w:tc>
      </w:tr>
      <w:tr w:rsidR="00853688" w:rsidRPr="00026D22" w14:paraId="414D78B7" w14:textId="77777777" w:rsidTr="1D45F5FB">
        <w:trPr>
          <w:trHeight w:val="546"/>
        </w:trPr>
        <w:tc>
          <w:tcPr>
            <w:tcW w:w="294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4911FC0B" w14:textId="55DA3F82" w:rsidR="00853688" w:rsidRDefault="00853688" w:rsidP="00853688">
            <w:pPr>
              <w:spacing w:after="0" w:line="240" w:lineRule="auto"/>
              <w:rPr>
                <w:sz w:val="22"/>
              </w:rPr>
            </w:pPr>
            <w:r>
              <w:rPr>
                <w:sz w:val="22"/>
              </w:rPr>
              <w:t xml:space="preserve">Organization administrator </w:t>
            </w:r>
          </w:p>
        </w:tc>
        <w:tc>
          <w:tcPr>
            <w:tcW w:w="9750" w:type="dxa"/>
            <w:tcBorders>
              <w:top w:val="single" w:sz="2" w:space="0" w:color="2A283C" w:themeColor="accent4"/>
              <w:left w:val="nil"/>
              <w:bottom w:val="single" w:sz="2" w:space="0" w:color="2A283C" w:themeColor="accent4"/>
              <w:right w:val="nil"/>
            </w:tcBorders>
          </w:tcPr>
          <w:p w14:paraId="016216A9" w14:textId="77777777" w:rsidR="00234D19" w:rsidRPr="00234D19" w:rsidRDefault="00234D19" w:rsidP="00234D19">
            <w:pPr>
              <w:spacing w:after="0" w:line="240" w:lineRule="auto"/>
              <w:rPr>
                <w:sz w:val="22"/>
              </w:rPr>
            </w:pPr>
            <w:r w:rsidRPr="00234D19">
              <w:rPr>
                <w:sz w:val="22"/>
              </w:rPr>
              <w:t xml:space="preserve">Authenticated SSC User with an enhanced role providing the ability to set attributes of any organization, add/delete new organizations, mark an Organization as onboarded as the ability to edit the ICN distribution list and authorized users for all organizations. </w:t>
            </w:r>
          </w:p>
          <w:p w14:paraId="2B0C13DC" w14:textId="77777777" w:rsidR="00234D19" w:rsidRPr="00234D19" w:rsidRDefault="00234D19" w:rsidP="00234D19">
            <w:pPr>
              <w:spacing w:after="0" w:line="240" w:lineRule="auto"/>
              <w:rPr>
                <w:sz w:val="22"/>
              </w:rPr>
            </w:pPr>
          </w:p>
          <w:p w14:paraId="51FF1174" w14:textId="4E4052EC" w:rsidR="00853688" w:rsidRDefault="00234D19" w:rsidP="00234D19">
            <w:pPr>
              <w:spacing w:after="0" w:line="240" w:lineRule="auto"/>
              <w:rPr>
                <w:sz w:val="22"/>
              </w:rPr>
            </w:pPr>
            <w:r w:rsidRPr="00234D19">
              <w:rPr>
                <w:sz w:val="22"/>
              </w:rPr>
              <w:t>Access is granted by the Admin</w:t>
            </w:r>
          </w:p>
        </w:tc>
      </w:tr>
      <w:tr w:rsidR="00853688" w:rsidRPr="00026D22" w14:paraId="1BCEBFB2" w14:textId="77777777" w:rsidTr="1D45F5FB">
        <w:trPr>
          <w:trHeight w:val="546"/>
        </w:trPr>
        <w:tc>
          <w:tcPr>
            <w:tcW w:w="294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7C9BA154" w14:textId="074BD21A" w:rsidR="00853688" w:rsidRDefault="00853688" w:rsidP="00853688">
            <w:pPr>
              <w:spacing w:after="0" w:line="240" w:lineRule="auto"/>
              <w:rPr>
                <w:sz w:val="22"/>
              </w:rPr>
            </w:pPr>
            <w:r w:rsidRPr="17831A38">
              <w:rPr>
                <w:sz w:val="22"/>
              </w:rPr>
              <w:t xml:space="preserve">ICN </w:t>
            </w:r>
            <w:r>
              <w:rPr>
                <w:sz w:val="22"/>
              </w:rPr>
              <w:t xml:space="preserve">author </w:t>
            </w:r>
          </w:p>
        </w:tc>
        <w:tc>
          <w:tcPr>
            <w:tcW w:w="9750" w:type="dxa"/>
            <w:tcBorders>
              <w:top w:val="single" w:sz="2" w:space="0" w:color="2A283C" w:themeColor="accent4"/>
              <w:left w:val="nil"/>
              <w:bottom w:val="single" w:sz="2" w:space="0" w:color="2A283C" w:themeColor="accent4"/>
              <w:right w:val="nil"/>
            </w:tcBorders>
          </w:tcPr>
          <w:p w14:paraId="687F5A9C" w14:textId="77777777" w:rsidR="00234D19" w:rsidRPr="00234D19" w:rsidRDefault="00234D19" w:rsidP="00234D19">
            <w:pPr>
              <w:spacing w:after="0" w:line="240" w:lineRule="auto"/>
              <w:rPr>
                <w:sz w:val="22"/>
              </w:rPr>
            </w:pPr>
            <w:r w:rsidRPr="00234D19">
              <w:rPr>
                <w:sz w:val="22"/>
              </w:rPr>
              <w:t xml:space="preserve">Authenticated SSC User with an enhanced role providing access to ICNs from the Content Module, which is required to create, edit, publish and delete ICNs. </w:t>
            </w:r>
          </w:p>
          <w:p w14:paraId="78C40862" w14:textId="77777777" w:rsidR="00234D19" w:rsidRPr="00234D19" w:rsidRDefault="00234D19" w:rsidP="00234D19">
            <w:pPr>
              <w:spacing w:after="0" w:line="240" w:lineRule="auto"/>
              <w:rPr>
                <w:sz w:val="22"/>
              </w:rPr>
            </w:pPr>
          </w:p>
          <w:p w14:paraId="79891A9C" w14:textId="3E9946CC" w:rsidR="00853688" w:rsidRPr="004A6939" w:rsidRDefault="00234D19" w:rsidP="00234D19">
            <w:pPr>
              <w:spacing w:after="0" w:line="240" w:lineRule="auto"/>
              <w:rPr>
                <w:sz w:val="22"/>
              </w:rPr>
            </w:pPr>
            <w:r w:rsidRPr="00234D19">
              <w:rPr>
                <w:sz w:val="22"/>
              </w:rPr>
              <w:t>Access is granted by the Admin</w:t>
            </w:r>
          </w:p>
        </w:tc>
      </w:tr>
      <w:tr w:rsidR="00853688" w:rsidRPr="00026D22" w14:paraId="1459A60C" w14:textId="77777777" w:rsidTr="1D45F5FB">
        <w:trPr>
          <w:trHeight w:val="546"/>
        </w:trPr>
        <w:tc>
          <w:tcPr>
            <w:tcW w:w="2940" w:type="dxa"/>
            <w:tcBorders>
              <w:top w:val="single" w:sz="2" w:space="0" w:color="2A283C" w:themeColor="accent4"/>
              <w:left w:val="nil"/>
              <w:bottom w:val="single" w:sz="2" w:space="0" w:color="2A283C" w:themeColor="accent4"/>
              <w:right w:val="nil"/>
            </w:tcBorders>
            <w:shd w:val="clear" w:color="auto" w:fill="auto"/>
            <w:tcMar>
              <w:top w:w="72" w:type="dxa"/>
              <w:left w:w="144" w:type="dxa"/>
              <w:bottom w:w="72" w:type="dxa"/>
              <w:right w:w="144" w:type="dxa"/>
            </w:tcMar>
          </w:tcPr>
          <w:p w14:paraId="297A6DF4" w14:textId="150D9DD5" w:rsidR="00853688" w:rsidDel="00562D57" w:rsidRDefault="00853688" w:rsidP="00853688">
            <w:pPr>
              <w:spacing w:after="0" w:line="240" w:lineRule="auto"/>
              <w:rPr>
                <w:sz w:val="22"/>
              </w:rPr>
            </w:pPr>
            <w:r w:rsidRPr="17831A38">
              <w:rPr>
                <w:sz w:val="22"/>
              </w:rPr>
              <w:t>ICN distribution manager</w:t>
            </w:r>
          </w:p>
        </w:tc>
        <w:tc>
          <w:tcPr>
            <w:tcW w:w="9750" w:type="dxa"/>
            <w:tcBorders>
              <w:top w:val="single" w:sz="2" w:space="0" w:color="2A283C" w:themeColor="accent4"/>
              <w:left w:val="nil"/>
              <w:bottom w:val="single" w:sz="2" w:space="0" w:color="2A283C" w:themeColor="accent4"/>
              <w:right w:val="nil"/>
            </w:tcBorders>
          </w:tcPr>
          <w:p w14:paraId="422BA03D" w14:textId="77777777" w:rsidR="00D634E3" w:rsidRPr="00D634E3" w:rsidRDefault="00D634E3" w:rsidP="00D634E3">
            <w:pPr>
              <w:spacing w:after="0" w:line="240" w:lineRule="auto"/>
              <w:rPr>
                <w:sz w:val="22"/>
              </w:rPr>
            </w:pPr>
            <w:r w:rsidRPr="00D634E3">
              <w:rPr>
                <w:sz w:val="22"/>
              </w:rPr>
              <w:t xml:space="preserve">Authenticated SSC User with an enhanced role providing access to the Organization Module – ICN Distribution List Tab which is required in order add/remove distribution list members for each organization.  </w:t>
            </w:r>
          </w:p>
          <w:p w14:paraId="1EAF1F0D" w14:textId="77777777" w:rsidR="00D634E3" w:rsidRPr="00D634E3" w:rsidRDefault="00D634E3" w:rsidP="00D634E3">
            <w:pPr>
              <w:spacing w:after="0" w:line="240" w:lineRule="auto"/>
              <w:rPr>
                <w:sz w:val="22"/>
              </w:rPr>
            </w:pPr>
          </w:p>
          <w:p w14:paraId="58D8E86E" w14:textId="51EDE71C" w:rsidR="00853688" w:rsidRDefault="00D634E3" w:rsidP="00D634E3">
            <w:pPr>
              <w:spacing w:after="0" w:line="240" w:lineRule="auto"/>
              <w:rPr>
                <w:sz w:val="22"/>
              </w:rPr>
            </w:pPr>
            <w:r w:rsidRPr="00D634E3">
              <w:rPr>
                <w:sz w:val="22"/>
              </w:rPr>
              <w:t>Access is granted by the Admin</w:t>
            </w:r>
          </w:p>
        </w:tc>
      </w:tr>
      <w:tr w:rsidR="00E938B2" w:rsidRPr="00026D22" w14:paraId="40A15B0F" w14:textId="77777777" w:rsidTr="1D45F5FB">
        <w:trPr>
          <w:trHeight w:val="546"/>
        </w:trPr>
        <w:tc>
          <w:tcPr>
            <w:tcW w:w="2940" w:type="dxa"/>
            <w:tcBorders>
              <w:top w:val="single" w:sz="4" w:space="0" w:color="auto"/>
              <w:left w:val="nil"/>
              <w:bottom w:val="single" w:sz="2" w:space="0" w:color="2A283C" w:themeColor="accent4"/>
              <w:right w:val="nil"/>
            </w:tcBorders>
            <w:shd w:val="clear" w:color="auto" w:fill="auto"/>
            <w:tcMar>
              <w:top w:w="72" w:type="dxa"/>
              <w:left w:w="144" w:type="dxa"/>
              <w:bottom w:w="72" w:type="dxa"/>
              <w:right w:w="144" w:type="dxa"/>
            </w:tcMar>
          </w:tcPr>
          <w:p w14:paraId="4A09DA7F" w14:textId="6C2F9F65" w:rsidR="00E938B2" w:rsidRDefault="00E938B2" w:rsidP="00E938B2">
            <w:pPr>
              <w:spacing w:after="0" w:line="240" w:lineRule="auto"/>
              <w:rPr>
                <w:sz w:val="22"/>
              </w:rPr>
            </w:pPr>
            <w:r>
              <w:rPr>
                <w:sz w:val="22"/>
              </w:rPr>
              <w:t>Content editor</w:t>
            </w:r>
          </w:p>
        </w:tc>
        <w:tc>
          <w:tcPr>
            <w:tcW w:w="9750" w:type="dxa"/>
            <w:tcBorders>
              <w:top w:val="single" w:sz="4" w:space="0" w:color="auto"/>
              <w:left w:val="nil"/>
              <w:bottom w:val="single" w:sz="2" w:space="0" w:color="2A283C" w:themeColor="accent4"/>
              <w:right w:val="nil"/>
            </w:tcBorders>
          </w:tcPr>
          <w:p w14:paraId="69C50095" w14:textId="77777777" w:rsidR="00E938B2" w:rsidRPr="005F72C2" w:rsidRDefault="00E938B2" w:rsidP="00E938B2">
            <w:pPr>
              <w:spacing w:after="0" w:line="240" w:lineRule="auto"/>
              <w:textAlignment w:val="baseline"/>
              <w:rPr>
                <w:rFonts w:eastAsia="Times New Roman" w:cs="Arial"/>
                <w:color w:val="2A283C"/>
                <w:sz w:val="22"/>
                <w:lang w:eastAsia="en-CA"/>
              </w:rPr>
            </w:pPr>
            <w:r w:rsidRPr="005F72C2">
              <w:rPr>
                <w:rFonts w:eastAsia="Times New Roman" w:cs="Arial"/>
                <w:color w:val="2A283C"/>
                <w:sz w:val="22"/>
                <w:lang w:eastAsia="en-CA"/>
              </w:rPr>
              <w:t>Authenticated SSC User with an enhanced role providing access to the Content Module, which is required to add, edit, translate and delete Communiques as well as add and change content for the authenticated component of the site.  The following exclusions/exceptions apply: </w:t>
            </w:r>
          </w:p>
          <w:p w14:paraId="45B43DB4" w14:textId="77777777" w:rsidR="00E938B2" w:rsidRPr="005F72C2" w:rsidRDefault="00E938B2" w:rsidP="00E938B2">
            <w:pPr>
              <w:numPr>
                <w:ilvl w:val="0"/>
                <w:numId w:val="32"/>
              </w:numPr>
              <w:spacing w:after="0" w:line="240" w:lineRule="auto"/>
              <w:ind w:left="1080" w:hanging="632"/>
              <w:textAlignment w:val="baseline"/>
              <w:rPr>
                <w:rFonts w:eastAsia="Times New Roman" w:cs="Arial"/>
                <w:color w:val="2A283C"/>
                <w:sz w:val="22"/>
                <w:lang w:eastAsia="en-CA"/>
              </w:rPr>
            </w:pPr>
            <w:r w:rsidRPr="005F72C2">
              <w:rPr>
                <w:rFonts w:eastAsia="Times New Roman" w:cs="Arial"/>
                <w:color w:val="2A283C"/>
                <w:sz w:val="22"/>
                <w:lang w:eastAsia="en-CA"/>
              </w:rPr>
              <w:t>Content under the purview of the ICN Publishing Team </w:t>
            </w:r>
          </w:p>
          <w:p w14:paraId="2EAFF99C" w14:textId="77777777" w:rsidR="00E938B2" w:rsidRPr="005F72C2" w:rsidRDefault="00E938B2" w:rsidP="00E938B2">
            <w:pPr>
              <w:numPr>
                <w:ilvl w:val="0"/>
                <w:numId w:val="33"/>
              </w:numPr>
              <w:spacing w:after="0" w:line="240" w:lineRule="auto"/>
              <w:ind w:left="1080" w:hanging="632"/>
              <w:textAlignment w:val="baseline"/>
              <w:rPr>
                <w:rFonts w:eastAsia="Times New Roman" w:cs="Arial"/>
                <w:color w:val="2A283C"/>
                <w:sz w:val="22"/>
                <w:lang w:eastAsia="en-CA"/>
              </w:rPr>
            </w:pPr>
            <w:r w:rsidRPr="005F72C2">
              <w:rPr>
                <w:rFonts w:eastAsia="Times New Roman" w:cs="Arial"/>
                <w:color w:val="2A283C"/>
                <w:sz w:val="22"/>
                <w:lang w:eastAsia="en-CA"/>
              </w:rPr>
              <w:t>Content under the purview of the Organization user manager </w:t>
            </w:r>
          </w:p>
          <w:p w14:paraId="300799A2" w14:textId="77777777" w:rsidR="00E938B2" w:rsidRPr="005F72C2" w:rsidRDefault="00E938B2" w:rsidP="00E938B2">
            <w:pPr>
              <w:numPr>
                <w:ilvl w:val="0"/>
                <w:numId w:val="34"/>
              </w:numPr>
              <w:spacing w:after="0" w:line="240" w:lineRule="auto"/>
              <w:ind w:left="1080" w:hanging="632"/>
              <w:textAlignment w:val="baseline"/>
              <w:rPr>
                <w:rFonts w:eastAsia="Times New Roman" w:cs="Arial"/>
                <w:color w:val="2A283C"/>
                <w:sz w:val="22"/>
                <w:lang w:eastAsia="en-CA"/>
              </w:rPr>
            </w:pPr>
            <w:r w:rsidRPr="005F72C2">
              <w:rPr>
                <w:rFonts w:eastAsia="Times New Roman" w:cs="Arial"/>
                <w:color w:val="2A283C"/>
                <w:sz w:val="22"/>
                <w:lang w:eastAsia="en-CA"/>
              </w:rPr>
              <w:t>Content under the purview of the Organization manager </w:t>
            </w:r>
          </w:p>
          <w:p w14:paraId="2E9DAC07" w14:textId="77777777" w:rsidR="00E938B2" w:rsidRPr="005F72C2" w:rsidRDefault="00E938B2" w:rsidP="00E938B2">
            <w:pPr>
              <w:spacing w:after="0" w:line="240" w:lineRule="auto"/>
              <w:textAlignment w:val="baseline"/>
              <w:rPr>
                <w:rFonts w:eastAsia="Times New Roman" w:cs="Arial"/>
                <w:color w:val="2A283C"/>
                <w:sz w:val="22"/>
                <w:lang w:eastAsia="en-CA"/>
              </w:rPr>
            </w:pPr>
          </w:p>
          <w:p w14:paraId="71DD49A7" w14:textId="77777777" w:rsidR="00E938B2" w:rsidRPr="005F72C2" w:rsidRDefault="00E938B2" w:rsidP="00E938B2">
            <w:pPr>
              <w:spacing w:after="0" w:line="240" w:lineRule="auto"/>
              <w:textAlignment w:val="baseline"/>
              <w:rPr>
                <w:rFonts w:eastAsia="Times New Roman" w:cs="Arial"/>
                <w:color w:val="2A283C"/>
                <w:sz w:val="22"/>
                <w:lang w:eastAsia="en-CA"/>
              </w:rPr>
            </w:pPr>
            <w:r w:rsidRPr="005F72C2">
              <w:rPr>
                <w:rFonts w:eastAsia="Times New Roman" w:cs="Arial"/>
                <w:color w:val="2A283C"/>
                <w:sz w:val="22"/>
                <w:lang w:eastAsia="en-CA"/>
              </w:rPr>
              <w:t>Access is granted by the Admin</w:t>
            </w:r>
          </w:p>
          <w:p w14:paraId="77101FD0" w14:textId="73694B9E" w:rsidR="00E938B2" w:rsidRPr="005F72C2" w:rsidRDefault="00E938B2" w:rsidP="005F72C2">
            <w:pPr>
              <w:spacing w:after="0" w:line="240" w:lineRule="auto"/>
              <w:ind w:left="360"/>
              <w:rPr>
                <w:sz w:val="22"/>
              </w:rPr>
            </w:pPr>
          </w:p>
        </w:tc>
      </w:tr>
      <w:tr w:rsidR="00853688" w:rsidRPr="00026D22" w14:paraId="42422C18" w14:textId="77777777" w:rsidTr="1D45F5FB">
        <w:trPr>
          <w:trHeight w:val="546"/>
        </w:trPr>
        <w:tc>
          <w:tcPr>
            <w:tcW w:w="2940" w:type="dxa"/>
            <w:tcBorders>
              <w:top w:val="single" w:sz="2" w:space="0" w:color="2A283C" w:themeColor="accent4"/>
              <w:left w:val="nil"/>
              <w:bottom w:val="single" w:sz="8" w:space="0" w:color="2A283C" w:themeColor="accent4"/>
              <w:right w:val="nil"/>
            </w:tcBorders>
            <w:shd w:val="clear" w:color="auto" w:fill="auto"/>
            <w:tcMar>
              <w:top w:w="72" w:type="dxa"/>
              <w:left w:w="144" w:type="dxa"/>
              <w:bottom w:w="72" w:type="dxa"/>
              <w:right w:w="144" w:type="dxa"/>
            </w:tcMar>
          </w:tcPr>
          <w:p w14:paraId="5889A02D" w14:textId="77777777" w:rsidR="00853688" w:rsidRDefault="00853688" w:rsidP="00853688">
            <w:pPr>
              <w:spacing w:after="0" w:line="240" w:lineRule="auto"/>
              <w:rPr>
                <w:sz w:val="22"/>
              </w:rPr>
            </w:pPr>
            <w:r>
              <w:rPr>
                <w:sz w:val="22"/>
              </w:rPr>
              <w:t>Administrator</w:t>
            </w:r>
          </w:p>
          <w:p w14:paraId="6C10AFBA" w14:textId="7F2A1107" w:rsidR="00853688" w:rsidRDefault="00853688" w:rsidP="00853688">
            <w:pPr>
              <w:spacing w:after="0" w:line="240" w:lineRule="auto"/>
              <w:rPr>
                <w:sz w:val="22"/>
              </w:rPr>
            </w:pPr>
          </w:p>
        </w:tc>
        <w:tc>
          <w:tcPr>
            <w:tcW w:w="9750" w:type="dxa"/>
            <w:tcBorders>
              <w:top w:val="single" w:sz="2" w:space="0" w:color="2A283C" w:themeColor="accent4"/>
              <w:left w:val="nil"/>
              <w:bottom w:val="single" w:sz="8" w:space="0" w:color="2A283C" w:themeColor="accent4"/>
              <w:right w:val="nil"/>
            </w:tcBorders>
          </w:tcPr>
          <w:p w14:paraId="57325DB7" w14:textId="2CD093EE" w:rsidR="00853688" w:rsidRDefault="00853688" w:rsidP="00853688">
            <w:pPr>
              <w:spacing w:after="0" w:line="240" w:lineRule="auto"/>
              <w:rPr>
                <w:sz w:val="22"/>
              </w:rPr>
            </w:pPr>
            <w:r>
              <w:rPr>
                <w:sz w:val="22"/>
              </w:rPr>
              <w:t>This role should be exclusive to the team supporting the platform.</w:t>
            </w:r>
            <w:ins w:id="151" w:author="Anthony, Brandon (SSC/SPC)" w:date="2024-07-24T09:54:00Z">
              <w:r>
                <w:rPr>
                  <w:sz w:val="22"/>
                </w:rPr>
                <w:t xml:space="preserve"> </w:t>
              </w:r>
            </w:ins>
          </w:p>
        </w:tc>
      </w:tr>
    </w:tbl>
    <w:p w14:paraId="274945FE" w14:textId="1A591EBB" w:rsidR="009C382D" w:rsidRDefault="009C382D" w:rsidP="00766F7F">
      <w:pPr>
        <w:spacing w:after="0" w:line="240" w:lineRule="auto"/>
      </w:pPr>
    </w:p>
    <w:p w14:paraId="53B5E79B" w14:textId="4BC61D95" w:rsidR="00A90297" w:rsidRDefault="00A90297" w:rsidP="005F72C2">
      <w:pPr>
        <w:spacing w:after="160" w:line="257" w:lineRule="auto"/>
        <w:rPr>
          <w:rFonts w:ascii="Calibri" w:eastAsia="Calibri" w:hAnsi="Calibri" w:cs="Calibri"/>
          <w:sz w:val="22"/>
        </w:rPr>
      </w:pPr>
    </w:p>
    <w:p w14:paraId="66091FD1" w14:textId="34B5684B" w:rsidR="00A90297" w:rsidRDefault="00A90297" w:rsidP="1D45F5FB">
      <w:pPr>
        <w:spacing w:after="160" w:line="257" w:lineRule="auto"/>
        <w:rPr>
          <w:rFonts w:ascii="Calibri" w:eastAsia="Calibri" w:hAnsi="Calibri" w:cs="Calibri"/>
          <w:sz w:val="22"/>
        </w:rPr>
      </w:pPr>
    </w:p>
    <w:p w14:paraId="3DB81C35" w14:textId="761FAC93" w:rsidR="00A90297" w:rsidRDefault="00A90297" w:rsidP="1D45F5FB">
      <w:pPr>
        <w:spacing w:after="160" w:line="257" w:lineRule="auto"/>
        <w:rPr>
          <w:rFonts w:ascii="Calibri" w:eastAsia="Calibri" w:hAnsi="Calibri" w:cs="Calibri"/>
          <w:sz w:val="22"/>
        </w:rPr>
      </w:pPr>
    </w:p>
    <w:tbl>
      <w:tblPr>
        <w:tblStyle w:val="TableGrid"/>
        <w:tblW w:w="0" w:type="auto"/>
        <w:tblLayout w:type="fixed"/>
        <w:tblLook w:val="04A0" w:firstRow="1" w:lastRow="0" w:firstColumn="1" w:lastColumn="0" w:noHBand="0" w:noVBand="1"/>
      </w:tblPr>
      <w:tblGrid>
        <w:gridCol w:w="2586"/>
        <w:gridCol w:w="1680"/>
        <w:gridCol w:w="1457"/>
        <w:gridCol w:w="8241"/>
      </w:tblGrid>
      <w:tr w:rsidR="1D45F5FB" w14:paraId="6F8241FC" w14:textId="77777777" w:rsidTr="211C068B">
        <w:trPr>
          <w:trHeight w:val="60"/>
        </w:trPr>
        <w:tc>
          <w:tcPr>
            <w:tcW w:w="2586" w:type="dxa"/>
            <w:tcBorders>
              <w:top w:val="single" w:sz="8" w:space="0" w:color="auto"/>
              <w:left w:val="single" w:sz="8" w:space="0" w:color="auto"/>
              <w:bottom w:val="single" w:sz="12" w:space="0" w:color="auto"/>
              <w:right w:val="single" w:sz="8" w:space="0" w:color="auto"/>
            </w:tcBorders>
            <w:shd w:val="clear" w:color="auto" w:fill="000000"/>
            <w:tcMar>
              <w:left w:w="108" w:type="dxa"/>
              <w:right w:w="108" w:type="dxa"/>
            </w:tcMar>
            <w:vAlign w:val="center"/>
          </w:tcPr>
          <w:p w14:paraId="493583CC" w14:textId="0E3D848E" w:rsidR="1D45F5FB" w:rsidRDefault="1D45F5FB" w:rsidP="005F72C2">
            <w:pPr>
              <w:spacing w:after="0"/>
              <w:rPr>
                <w:rFonts w:ascii="Calibri" w:eastAsia="Calibri" w:hAnsi="Calibri" w:cs="Calibri"/>
                <w:b/>
                <w:bCs/>
                <w:color w:val="FFFFFF" w:themeColor="background2"/>
                <w:sz w:val="16"/>
                <w:szCs w:val="16"/>
                <w:lang w:val="en-GB"/>
              </w:rPr>
            </w:pPr>
            <w:r w:rsidRPr="1D45F5FB">
              <w:rPr>
                <w:rFonts w:ascii="Calibri" w:eastAsia="Calibri" w:hAnsi="Calibri" w:cs="Calibri"/>
                <w:b/>
                <w:bCs/>
                <w:color w:val="FFFFFF" w:themeColor="background2"/>
                <w:sz w:val="16"/>
                <w:szCs w:val="16"/>
                <w:lang w:val="en-GB"/>
              </w:rPr>
              <w:t>Persona</w:t>
            </w:r>
          </w:p>
        </w:tc>
        <w:tc>
          <w:tcPr>
            <w:tcW w:w="1680" w:type="dxa"/>
            <w:tcBorders>
              <w:top w:val="single" w:sz="8" w:space="0" w:color="auto"/>
              <w:left w:val="single" w:sz="8" w:space="0" w:color="auto"/>
              <w:bottom w:val="single" w:sz="12" w:space="0" w:color="auto"/>
              <w:right w:val="single" w:sz="8" w:space="0" w:color="auto"/>
            </w:tcBorders>
            <w:shd w:val="clear" w:color="auto" w:fill="000000"/>
            <w:tcMar>
              <w:left w:w="108" w:type="dxa"/>
              <w:right w:w="108" w:type="dxa"/>
            </w:tcMar>
            <w:vAlign w:val="center"/>
          </w:tcPr>
          <w:p w14:paraId="12C66213" w14:textId="43BAFB13" w:rsidR="1D45F5FB" w:rsidRDefault="1D45F5FB" w:rsidP="005F72C2">
            <w:pPr>
              <w:spacing w:after="0"/>
              <w:rPr>
                <w:rFonts w:ascii="Calibri" w:eastAsia="Calibri" w:hAnsi="Calibri" w:cs="Calibri"/>
                <w:b/>
                <w:bCs/>
                <w:color w:val="FFFFFF" w:themeColor="background2"/>
                <w:sz w:val="16"/>
                <w:szCs w:val="16"/>
                <w:lang w:val="en-GB"/>
              </w:rPr>
            </w:pPr>
            <w:r w:rsidRPr="1D45F5FB">
              <w:rPr>
                <w:rFonts w:ascii="Calibri" w:eastAsia="Calibri" w:hAnsi="Calibri" w:cs="Calibri"/>
                <w:b/>
                <w:bCs/>
                <w:color w:val="FFFFFF" w:themeColor="background2"/>
                <w:sz w:val="16"/>
                <w:szCs w:val="16"/>
                <w:lang w:val="en-GB"/>
              </w:rPr>
              <w:t>Site Content</w:t>
            </w:r>
          </w:p>
        </w:tc>
        <w:tc>
          <w:tcPr>
            <w:tcW w:w="1457" w:type="dxa"/>
            <w:tcBorders>
              <w:top w:val="single" w:sz="8" w:space="0" w:color="auto"/>
              <w:left w:val="single" w:sz="8" w:space="0" w:color="auto"/>
              <w:bottom w:val="single" w:sz="12" w:space="0" w:color="auto"/>
              <w:right w:val="single" w:sz="8" w:space="0" w:color="auto"/>
            </w:tcBorders>
            <w:shd w:val="clear" w:color="auto" w:fill="000000"/>
            <w:tcMar>
              <w:left w:w="108" w:type="dxa"/>
              <w:right w:w="108" w:type="dxa"/>
            </w:tcMar>
            <w:vAlign w:val="center"/>
          </w:tcPr>
          <w:p w14:paraId="5A4B4CBB" w14:textId="4E6B0515" w:rsidR="1D45F5FB" w:rsidRDefault="1D45F5FB" w:rsidP="005F72C2">
            <w:pPr>
              <w:spacing w:after="0"/>
              <w:jc w:val="center"/>
              <w:rPr>
                <w:rFonts w:ascii="Calibri" w:eastAsia="Calibri" w:hAnsi="Calibri" w:cs="Calibri"/>
                <w:b/>
                <w:bCs/>
                <w:color w:val="FFFFFF" w:themeColor="background2"/>
                <w:sz w:val="16"/>
                <w:szCs w:val="16"/>
                <w:lang w:val="en-GB"/>
              </w:rPr>
            </w:pPr>
            <w:r w:rsidRPr="1D45F5FB">
              <w:rPr>
                <w:rFonts w:ascii="Calibri" w:eastAsia="Calibri" w:hAnsi="Calibri" w:cs="Calibri"/>
                <w:b/>
                <w:bCs/>
                <w:color w:val="FFFFFF" w:themeColor="background2"/>
                <w:sz w:val="16"/>
                <w:szCs w:val="16"/>
                <w:lang w:val="en-GB"/>
              </w:rPr>
              <w:t>CRUD</w:t>
            </w:r>
          </w:p>
        </w:tc>
        <w:tc>
          <w:tcPr>
            <w:tcW w:w="8241" w:type="dxa"/>
            <w:tcBorders>
              <w:top w:val="single" w:sz="8" w:space="0" w:color="auto"/>
              <w:left w:val="single" w:sz="8" w:space="0" w:color="auto"/>
              <w:bottom w:val="single" w:sz="12" w:space="0" w:color="auto"/>
              <w:right w:val="single" w:sz="8" w:space="0" w:color="auto"/>
            </w:tcBorders>
            <w:shd w:val="clear" w:color="auto" w:fill="000000"/>
            <w:tcMar>
              <w:left w:w="108" w:type="dxa"/>
              <w:right w:w="108" w:type="dxa"/>
            </w:tcMar>
          </w:tcPr>
          <w:p w14:paraId="09EAFA11" w14:textId="563431A8" w:rsidR="1D45F5FB" w:rsidRDefault="1D45F5FB" w:rsidP="005F72C2">
            <w:pPr>
              <w:spacing w:after="0"/>
              <w:rPr>
                <w:rFonts w:ascii="Calibri" w:eastAsia="Calibri" w:hAnsi="Calibri" w:cs="Calibri"/>
                <w:b/>
                <w:bCs/>
                <w:color w:val="FFFFFF" w:themeColor="background2"/>
                <w:sz w:val="16"/>
                <w:szCs w:val="16"/>
                <w:lang w:val="en-GB"/>
              </w:rPr>
            </w:pPr>
            <w:r w:rsidRPr="1D45F5FB">
              <w:rPr>
                <w:rFonts w:ascii="Calibri" w:eastAsia="Calibri" w:hAnsi="Calibri" w:cs="Calibri"/>
                <w:b/>
                <w:bCs/>
                <w:color w:val="FFFFFF" w:themeColor="background2"/>
                <w:sz w:val="16"/>
                <w:szCs w:val="16"/>
                <w:lang w:val="en-GB"/>
              </w:rPr>
              <w:t>Description</w:t>
            </w:r>
          </w:p>
        </w:tc>
      </w:tr>
      <w:tr w:rsidR="1D45F5FB" w14:paraId="32E807A4" w14:textId="77777777" w:rsidTr="211C068B">
        <w:trPr>
          <w:trHeight w:val="525"/>
        </w:trPr>
        <w:tc>
          <w:tcPr>
            <w:tcW w:w="2586" w:type="dxa"/>
            <w:vMerge w:val="restart"/>
            <w:tcBorders>
              <w:top w:val="single" w:sz="12" w:space="0" w:color="auto"/>
              <w:left w:val="single" w:sz="12" w:space="0" w:color="auto"/>
              <w:bottom w:val="single" w:sz="12" w:space="0" w:color="auto"/>
              <w:right w:val="single" w:sz="8" w:space="0" w:color="auto"/>
            </w:tcBorders>
            <w:tcMar>
              <w:left w:w="108" w:type="dxa"/>
              <w:right w:w="108" w:type="dxa"/>
            </w:tcMar>
            <w:vAlign w:val="center"/>
          </w:tcPr>
          <w:p w14:paraId="0C28EEEB" w14:textId="23E398E3" w:rsidR="1D45F5FB" w:rsidRDefault="1D45F5FB" w:rsidP="00334597">
            <w:pPr>
              <w:spacing w:after="0"/>
              <w:rPr>
                <w:rFonts w:eastAsia="Arial" w:cs="Arial"/>
                <w:color w:val="C91CB3" w:themeColor="accent2"/>
                <w:sz w:val="16"/>
                <w:szCs w:val="16"/>
                <w:lang w:val="en-GB"/>
              </w:rPr>
            </w:pPr>
            <w:r w:rsidRPr="1D45F5FB">
              <w:rPr>
                <w:rFonts w:eastAsia="Arial" w:cs="Arial"/>
                <w:color w:val="C91CB3" w:themeColor="accent2"/>
                <w:sz w:val="16"/>
                <w:szCs w:val="16"/>
                <w:lang w:val="en-GB"/>
              </w:rPr>
              <w:t>Authenticated User</w:t>
            </w:r>
          </w:p>
        </w:tc>
        <w:tc>
          <w:tcPr>
            <w:tcW w:w="1680" w:type="dxa"/>
            <w:tcBorders>
              <w:top w:val="single" w:sz="12" w:space="0" w:color="auto"/>
              <w:left w:val="single" w:sz="8" w:space="0" w:color="auto"/>
              <w:bottom w:val="single" w:sz="8" w:space="0" w:color="auto"/>
              <w:right w:val="single" w:sz="8" w:space="0" w:color="auto"/>
            </w:tcBorders>
            <w:tcMar>
              <w:left w:w="108" w:type="dxa"/>
              <w:right w:w="108" w:type="dxa"/>
            </w:tcMar>
            <w:vAlign w:val="center"/>
          </w:tcPr>
          <w:p w14:paraId="2F3C0BE8" w14:textId="40AF9537"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Anonymous Section</w:t>
            </w:r>
          </w:p>
        </w:tc>
        <w:tc>
          <w:tcPr>
            <w:tcW w:w="1457" w:type="dxa"/>
            <w:tcBorders>
              <w:top w:val="single" w:sz="12" w:space="0" w:color="auto"/>
              <w:left w:val="single" w:sz="8" w:space="0" w:color="auto"/>
              <w:bottom w:val="single" w:sz="8" w:space="0" w:color="auto"/>
              <w:right w:val="single" w:sz="8" w:space="0" w:color="auto"/>
            </w:tcBorders>
            <w:tcMar>
              <w:left w:w="108" w:type="dxa"/>
              <w:right w:w="108" w:type="dxa"/>
            </w:tcMar>
            <w:vAlign w:val="center"/>
          </w:tcPr>
          <w:p w14:paraId="1439F866" w14:textId="6FB1BB54"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12" w:space="0" w:color="auto"/>
              <w:left w:val="single" w:sz="8" w:space="0" w:color="auto"/>
              <w:bottom w:val="single" w:sz="8" w:space="0" w:color="auto"/>
              <w:right w:val="single" w:sz="12" w:space="0" w:color="auto"/>
            </w:tcBorders>
            <w:tcMar>
              <w:left w:w="108" w:type="dxa"/>
              <w:right w:w="108" w:type="dxa"/>
            </w:tcMar>
            <w:vAlign w:val="center"/>
          </w:tcPr>
          <w:p w14:paraId="4C84CABB" w14:textId="3D2A0EE6" w:rsidR="1D45F5FB" w:rsidRDefault="1D45F5FB" w:rsidP="1D45F5FB">
            <w:pPr>
              <w:spacing w:after="160"/>
            </w:pPr>
            <w:r w:rsidRPr="1D45F5FB">
              <w:rPr>
                <w:rFonts w:ascii="Calibri" w:eastAsia="Calibri" w:hAnsi="Calibri" w:cs="Calibri"/>
                <w:sz w:val="16"/>
                <w:szCs w:val="16"/>
                <w:lang w:val="en-GB"/>
              </w:rPr>
              <w:t>Any user attempting to access the site on a government departmental network can access the anonymous section of the site</w:t>
            </w:r>
          </w:p>
        </w:tc>
      </w:tr>
      <w:tr w:rsidR="1D45F5FB" w14:paraId="5B92130E" w14:textId="77777777" w:rsidTr="211C068B">
        <w:trPr>
          <w:trHeight w:val="525"/>
        </w:trPr>
        <w:tc>
          <w:tcPr>
            <w:tcW w:w="2586" w:type="dxa"/>
            <w:vMerge/>
            <w:vAlign w:val="center"/>
          </w:tcPr>
          <w:p w14:paraId="6B356B21"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1F1E7E32" w14:textId="284E6ACD"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User Profile</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5D6B8" w14:textId="5173E013"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 Update Access</w:t>
            </w:r>
          </w:p>
          <w:p w14:paraId="518EF58D" w14:textId="6567403E"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00B3909F" w14:textId="564B835A" w:rsidR="1D45F5FB" w:rsidRDefault="1D45F5FB" w:rsidP="1D45F5FB">
            <w:pPr>
              <w:spacing w:after="160"/>
            </w:pPr>
            <w:r w:rsidRPr="1D45F5FB">
              <w:rPr>
                <w:rFonts w:ascii="Calibri" w:eastAsia="Calibri" w:hAnsi="Calibri" w:cs="Calibri"/>
                <w:sz w:val="16"/>
                <w:szCs w:val="16"/>
                <w:lang w:val="en-GB"/>
              </w:rPr>
              <w:t>Logged in Authenticated Users have access to view their profile and update only their contact and professional information (Job Title and Role)</w:t>
            </w:r>
          </w:p>
        </w:tc>
      </w:tr>
      <w:tr w:rsidR="1D45F5FB" w14:paraId="098360C2" w14:textId="77777777" w:rsidTr="211C068B">
        <w:trPr>
          <w:trHeight w:val="555"/>
        </w:trPr>
        <w:tc>
          <w:tcPr>
            <w:tcW w:w="2586" w:type="dxa"/>
            <w:vMerge/>
            <w:vAlign w:val="center"/>
          </w:tcPr>
          <w:p w14:paraId="225285BE"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0DAA3D60" w14:textId="3E717877"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Organizations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BE9A87" w14:textId="3B6D030C"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089FA908" w14:textId="674D9C97"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Logged in Authenticated Users have access to view their Organization Dashboard but do not have access to view any other organizations.  </w:t>
            </w:r>
            <w:r>
              <w:br/>
            </w:r>
            <w:r>
              <w:br/>
            </w:r>
          </w:p>
          <w:p w14:paraId="5E31ECE5" w14:textId="1588C057"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They do not have access to view any other organizations through the Organization Module and therefore cannot view the list of organizations, nor can they create, modify or delete an organization.</w:t>
            </w:r>
          </w:p>
        </w:tc>
      </w:tr>
      <w:tr w:rsidR="1D45F5FB" w14:paraId="73771C42" w14:textId="77777777" w:rsidTr="211C068B">
        <w:trPr>
          <w:trHeight w:val="555"/>
        </w:trPr>
        <w:tc>
          <w:tcPr>
            <w:tcW w:w="2586" w:type="dxa"/>
            <w:vMerge/>
            <w:vAlign w:val="center"/>
          </w:tcPr>
          <w:p w14:paraId="26729380"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7B55E769" w14:textId="1F46021D"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Communiques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4BCEA2" w14:textId="63F4C2FE"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5F8284C0" w14:textId="2CE5F7B0" w:rsidR="1D45F5FB" w:rsidRDefault="1D45F5FB" w:rsidP="1D45F5FB">
            <w:pPr>
              <w:spacing w:after="160"/>
            </w:pPr>
            <w:r w:rsidRPr="1D45F5FB">
              <w:rPr>
                <w:rFonts w:ascii="Calibri" w:eastAsia="Calibri" w:hAnsi="Calibri" w:cs="Calibri"/>
                <w:sz w:val="16"/>
                <w:szCs w:val="16"/>
                <w:lang w:val="en-GB"/>
              </w:rPr>
              <w:t xml:space="preserve">Logged in Authenticated Users have access to view, filter and search communications targeted to their organization  </w:t>
            </w:r>
            <w:r>
              <w:br/>
            </w:r>
            <w:r w:rsidRPr="1D45F5FB">
              <w:rPr>
                <w:rFonts w:ascii="Calibri" w:eastAsia="Calibri" w:hAnsi="Calibri" w:cs="Calibri"/>
                <w:sz w:val="16"/>
                <w:szCs w:val="16"/>
                <w:lang w:val="en-GB"/>
              </w:rPr>
              <w:t>They do not have access to create or edit Communiques.</w:t>
            </w:r>
          </w:p>
        </w:tc>
      </w:tr>
      <w:tr w:rsidR="1D45F5FB" w14:paraId="5447BD5D" w14:textId="77777777" w:rsidTr="211C068B">
        <w:trPr>
          <w:trHeight w:val="555"/>
        </w:trPr>
        <w:tc>
          <w:tcPr>
            <w:tcW w:w="2586" w:type="dxa"/>
            <w:vMerge/>
            <w:vAlign w:val="center"/>
          </w:tcPr>
          <w:p w14:paraId="37035C29"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06E806C1" w14:textId="4903D0F8"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ICN</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72DA5F" w14:textId="43968F60"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7F77337F" w14:textId="50B4D1AA" w:rsidR="1D45F5FB" w:rsidRDefault="1D45F5FB" w:rsidP="1D45F5FB">
            <w:pPr>
              <w:spacing w:after="160"/>
            </w:pPr>
            <w:r w:rsidRPr="211C068B">
              <w:rPr>
                <w:rFonts w:ascii="Calibri" w:eastAsia="Calibri" w:hAnsi="Calibri" w:cs="Calibri"/>
                <w:sz w:val="16"/>
                <w:szCs w:val="16"/>
              </w:rPr>
              <w:t>Logged in Authenticated Users have access to view ICNs that have been issued for their Organization.  They do not have access to create or edit ICNs.</w:t>
            </w:r>
          </w:p>
        </w:tc>
      </w:tr>
      <w:tr w:rsidR="1D45F5FB" w14:paraId="79BEBBBD" w14:textId="77777777" w:rsidTr="211C068B">
        <w:trPr>
          <w:trHeight w:val="510"/>
        </w:trPr>
        <w:tc>
          <w:tcPr>
            <w:tcW w:w="2586" w:type="dxa"/>
            <w:vMerge/>
            <w:vAlign w:val="center"/>
          </w:tcPr>
          <w:p w14:paraId="27805EC7" w14:textId="77777777" w:rsidR="004D340D" w:rsidRDefault="004D340D"/>
        </w:tc>
        <w:tc>
          <w:tcPr>
            <w:tcW w:w="1680" w:type="dxa"/>
            <w:tcBorders>
              <w:top w:val="single" w:sz="8" w:space="0" w:color="auto"/>
              <w:left w:val="nil"/>
              <w:bottom w:val="single" w:sz="12" w:space="0" w:color="auto"/>
              <w:right w:val="single" w:sz="8" w:space="0" w:color="auto"/>
            </w:tcBorders>
            <w:tcMar>
              <w:left w:w="108" w:type="dxa"/>
              <w:right w:w="108" w:type="dxa"/>
            </w:tcMar>
            <w:vAlign w:val="center"/>
          </w:tcPr>
          <w:p w14:paraId="5E8076ED" w14:textId="6E1D422B"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Primary Reports</w:t>
            </w:r>
          </w:p>
          <w:p w14:paraId="6B72AD53" w14:textId="24383897" w:rsidR="1D45F5FB" w:rsidRDefault="1D45F5FB" w:rsidP="00334597">
            <w:pPr>
              <w:spacing w:after="0"/>
              <w:ind w:left="378"/>
              <w:rPr>
                <w:rFonts w:ascii="Calibri" w:eastAsia="Calibri" w:hAnsi="Calibri" w:cs="Calibri"/>
                <w:sz w:val="16"/>
                <w:szCs w:val="16"/>
                <w:lang w:val="en-US"/>
              </w:rPr>
            </w:pPr>
            <w:r w:rsidRPr="1D45F5FB">
              <w:rPr>
                <w:rFonts w:ascii="Calibri" w:eastAsia="Calibri" w:hAnsi="Calibri" w:cs="Calibri"/>
                <w:sz w:val="16"/>
                <w:szCs w:val="16"/>
                <w:lang w:val="en-US"/>
              </w:rPr>
              <w:t xml:space="preserve"> </w:t>
            </w:r>
          </w:p>
        </w:tc>
        <w:tc>
          <w:tcPr>
            <w:tcW w:w="1457" w:type="dxa"/>
            <w:tcBorders>
              <w:top w:val="single" w:sz="8" w:space="0" w:color="auto"/>
              <w:left w:val="single" w:sz="8" w:space="0" w:color="auto"/>
              <w:bottom w:val="single" w:sz="12" w:space="0" w:color="auto"/>
              <w:right w:val="single" w:sz="8" w:space="0" w:color="auto"/>
            </w:tcBorders>
            <w:tcMar>
              <w:left w:w="108" w:type="dxa"/>
              <w:right w:w="108" w:type="dxa"/>
            </w:tcMar>
            <w:vAlign w:val="center"/>
          </w:tcPr>
          <w:p w14:paraId="34714188" w14:textId="45C77BFF"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12" w:space="0" w:color="auto"/>
              <w:right w:val="single" w:sz="12" w:space="0" w:color="auto"/>
            </w:tcBorders>
            <w:tcMar>
              <w:left w:w="108" w:type="dxa"/>
              <w:right w:w="108" w:type="dxa"/>
            </w:tcMar>
            <w:vAlign w:val="center"/>
          </w:tcPr>
          <w:p w14:paraId="32853316" w14:textId="6B440784" w:rsidR="1D45F5FB" w:rsidRDefault="1D45F5FB" w:rsidP="1D45F5FB">
            <w:pPr>
              <w:spacing w:after="160"/>
            </w:pPr>
            <w:r w:rsidRPr="1D45F5FB">
              <w:rPr>
                <w:rFonts w:ascii="Calibri" w:eastAsia="Calibri" w:hAnsi="Calibri" w:cs="Calibri"/>
                <w:sz w:val="16"/>
                <w:szCs w:val="16"/>
                <w:lang w:val="en-GB"/>
              </w:rPr>
              <w:t xml:space="preserve">Logged in Authenticated Users have access to view and filter pre-determined </w:t>
            </w:r>
            <w:proofErr w:type="spellStart"/>
            <w:r w:rsidRPr="1D45F5FB">
              <w:rPr>
                <w:rFonts w:ascii="Calibri" w:eastAsia="Calibri" w:hAnsi="Calibri" w:cs="Calibri"/>
                <w:sz w:val="16"/>
                <w:szCs w:val="16"/>
                <w:lang w:val="en-GB"/>
              </w:rPr>
              <w:t>PowerBI</w:t>
            </w:r>
            <w:proofErr w:type="spellEnd"/>
            <w:r w:rsidRPr="1D45F5FB">
              <w:rPr>
                <w:rFonts w:ascii="Calibri" w:eastAsia="Calibri" w:hAnsi="Calibri" w:cs="Calibri"/>
                <w:sz w:val="16"/>
                <w:szCs w:val="16"/>
                <w:lang w:val="en-GB"/>
              </w:rPr>
              <w:t xml:space="preserve"> reports belonging to the users’ organization.  </w:t>
            </w:r>
            <w:r>
              <w:br/>
            </w:r>
            <w:r w:rsidRPr="1D45F5FB">
              <w:rPr>
                <w:rFonts w:ascii="Calibri" w:eastAsia="Calibri" w:hAnsi="Calibri" w:cs="Calibri"/>
                <w:sz w:val="16"/>
                <w:szCs w:val="16"/>
                <w:lang w:val="en-GB"/>
              </w:rPr>
              <w:t>They do not have access to modify the reports and/or data.</w:t>
            </w:r>
          </w:p>
        </w:tc>
      </w:tr>
      <w:tr w:rsidR="1D45F5FB" w14:paraId="0F43F246" w14:textId="77777777" w:rsidTr="211C068B">
        <w:trPr>
          <w:trHeight w:val="525"/>
        </w:trPr>
        <w:tc>
          <w:tcPr>
            <w:tcW w:w="2586" w:type="dxa"/>
            <w:vMerge w:val="restart"/>
            <w:tcBorders>
              <w:top w:val="nil"/>
              <w:left w:val="single" w:sz="12" w:space="0" w:color="auto"/>
              <w:bottom w:val="single" w:sz="12" w:space="0" w:color="auto"/>
              <w:right w:val="single" w:sz="8" w:space="0" w:color="auto"/>
            </w:tcBorders>
            <w:tcMar>
              <w:left w:w="108" w:type="dxa"/>
              <w:right w:w="108" w:type="dxa"/>
            </w:tcMar>
            <w:vAlign w:val="center"/>
          </w:tcPr>
          <w:p w14:paraId="7EC86230" w14:textId="064582B0" w:rsidR="1D45F5FB" w:rsidRDefault="1D45F5FB" w:rsidP="00334597">
            <w:pPr>
              <w:spacing w:after="0"/>
              <w:rPr>
                <w:rFonts w:eastAsia="Arial" w:cs="Arial"/>
                <w:color w:val="C91CB3" w:themeColor="accent2"/>
                <w:sz w:val="16"/>
                <w:szCs w:val="16"/>
                <w:lang w:val="en-GB"/>
              </w:rPr>
            </w:pPr>
            <w:r w:rsidRPr="1D45F5FB">
              <w:rPr>
                <w:rFonts w:eastAsia="Arial" w:cs="Arial"/>
                <w:color w:val="C91CB3" w:themeColor="accent2"/>
                <w:sz w:val="16"/>
                <w:szCs w:val="16"/>
                <w:lang w:val="en-GB"/>
              </w:rPr>
              <w:t xml:space="preserve">Organization User Manager </w:t>
            </w:r>
          </w:p>
        </w:tc>
        <w:tc>
          <w:tcPr>
            <w:tcW w:w="1680" w:type="dxa"/>
            <w:tcBorders>
              <w:top w:val="single" w:sz="12" w:space="0" w:color="auto"/>
              <w:left w:val="single" w:sz="8" w:space="0" w:color="auto"/>
              <w:bottom w:val="single" w:sz="8" w:space="0" w:color="auto"/>
              <w:right w:val="single" w:sz="8" w:space="0" w:color="auto"/>
            </w:tcBorders>
            <w:tcMar>
              <w:left w:w="108" w:type="dxa"/>
              <w:right w:w="108" w:type="dxa"/>
            </w:tcMar>
            <w:vAlign w:val="center"/>
          </w:tcPr>
          <w:p w14:paraId="4238A98A" w14:textId="3F0D0EFF"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Anonymous Section</w:t>
            </w:r>
          </w:p>
        </w:tc>
        <w:tc>
          <w:tcPr>
            <w:tcW w:w="1457" w:type="dxa"/>
            <w:tcBorders>
              <w:top w:val="single" w:sz="12" w:space="0" w:color="auto"/>
              <w:left w:val="single" w:sz="8" w:space="0" w:color="auto"/>
              <w:bottom w:val="single" w:sz="8" w:space="0" w:color="auto"/>
              <w:right w:val="single" w:sz="8" w:space="0" w:color="auto"/>
            </w:tcBorders>
            <w:tcMar>
              <w:left w:w="108" w:type="dxa"/>
              <w:right w:w="108" w:type="dxa"/>
            </w:tcMar>
            <w:vAlign w:val="center"/>
          </w:tcPr>
          <w:p w14:paraId="6C9DD828" w14:textId="4F722FC4"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12" w:space="0" w:color="auto"/>
              <w:left w:val="single" w:sz="8" w:space="0" w:color="auto"/>
              <w:bottom w:val="single" w:sz="8" w:space="0" w:color="auto"/>
              <w:right w:val="single" w:sz="12" w:space="0" w:color="auto"/>
            </w:tcBorders>
            <w:tcMar>
              <w:left w:w="108" w:type="dxa"/>
              <w:right w:w="108" w:type="dxa"/>
            </w:tcMar>
            <w:vAlign w:val="center"/>
          </w:tcPr>
          <w:p w14:paraId="40D1224D" w14:textId="441113A5" w:rsidR="1D45F5FB" w:rsidRDefault="1D45F5FB" w:rsidP="1D45F5FB">
            <w:pPr>
              <w:spacing w:after="160"/>
            </w:pPr>
            <w:r w:rsidRPr="1D45F5FB">
              <w:rPr>
                <w:rFonts w:ascii="Calibri" w:eastAsia="Calibri" w:hAnsi="Calibri" w:cs="Calibri"/>
                <w:sz w:val="16"/>
                <w:szCs w:val="16"/>
                <w:lang w:val="en-GB"/>
              </w:rPr>
              <w:t>Access to the anonymous section of the site</w:t>
            </w:r>
          </w:p>
        </w:tc>
      </w:tr>
      <w:tr w:rsidR="1D45F5FB" w14:paraId="042C26E6" w14:textId="77777777" w:rsidTr="211C068B">
        <w:trPr>
          <w:trHeight w:val="525"/>
        </w:trPr>
        <w:tc>
          <w:tcPr>
            <w:tcW w:w="2586" w:type="dxa"/>
            <w:vMerge/>
            <w:vAlign w:val="center"/>
          </w:tcPr>
          <w:p w14:paraId="1D4EF508"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2A2F3FAA" w14:textId="5462BF39"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User Profile</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9720C3" w14:textId="735EC4CB"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 Update Access</w:t>
            </w:r>
          </w:p>
          <w:p w14:paraId="38BABC92" w14:textId="64B8C269"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4999B6E0" w14:textId="7F5E386D" w:rsidR="1D45F5FB" w:rsidRDefault="1D45F5FB" w:rsidP="1D45F5FB">
            <w:pPr>
              <w:spacing w:after="160"/>
            </w:pPr>
            <w:r w:rsidRPr="1D45F5FB">
              <w:rPr>
                <w:rFonts w:ascii="Calibri" w:eastAsia="Calibri" w:hAnsi="Calibri" w:cs="Calibri"/>
                <w:sz w:val="16"/>
                <w:szCs w:val="16"/>
                <w:lang w:val="en-GB"/>
              </w:rPr>
              <w:t>Access to view their profile and update only their contact and professional information (Job Title and Role)</w:t>
            </w:r>
          </w:p>
        </w:tc>
      </w:tr>
      <w:tr w:rsidR="1D45F5FB" w14:paraId="3B17E661" w14:textId="77777777" w:rsidTr="211C068B">
        <w:trPr>
          <w:trHeight w:val="555"/>
        </w:trPr>
        <w:tc>
          <w:tcPr>
            <w:tcW w:w="2586" w:type="dxa"/>
            <w:vMerge/>
            <w:vAlign w:val="center"/>
          </w:tcPr>
          <w:p w14:paraId="2B0CD717"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6C67397E" w14:textId="23E65E50"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Organizations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F7F44D" w14:textId="5E36C6E9"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4EA17BE1" w14:textId="378735FE"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p w14:paraId="51127B3A" w14:textId="46E59003"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p w14:paraId="3A35DBDC" w14:textId="657188E3"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400B8F32" w14:textId="63F99D8F" w:rsidR="1D45F5FB" w:rsidRDefault="1D45F5FB" w:rsidP="1D45F5FB">
            <w:pPr>
              <w:spacing w:after="160"/>
            </w:pPr>
            <w:r w:rsidRPr="1D45F5FB">
              <w:rPr>
                <w:rFonts w:ascii="Calibri" w:eastAsia="Calibri" w:hAnsi="Calibri" w:cs="Calibri"/>
                <w:sz w:val="16"/>
                <w:szCs w:val="16"/>
                <w:lang w:val="en-GB"/>
              </w:rPr>
              <w:t>Can view their own Organization Dashboard but do not have access to view any other organization dashboard and cannot edit the page.</w:t>
            </w:r>
          </w:p>
          <w:p w14:paraId="74F426C5" w14:textId="3AAF4B90" w:rsidR="1D45F5FB" w:rsidRDefault="1D45F5FB" w:rsidP="1D45F5FB">
            <w:pPr>
              <w:spacing w:after="160"/>
            </w:pPr>
            <w:r w:rsidRPr="211C068B">
              <w:rPr>
                <w:rFonts w:ascii="Calibri" w:eastAsia="Calibri" w:hAnsi="Calibri" w:cs="Calibri"/>
                <w:sz w:val="16"/>
                <w:szCs w:val="16"/>
              </w:rPr>
              <w:t xml:space="preserve">Access to the Organization module to  add/remove authorized users and only for their own organization.   They do not have access to create/edit/delete an organization.  </w:t>
            </w:r>
          </w:p>
        </w:tc>
      </w:tr>
      <w:tr w:rsidR="1D45F5FB" w14:paraId="162D2553" w14:textId="77777777" w:rsidTr="211C068B">
        <w:trPr>
          <w:trHeight w:val="555"/>
        </w:trPr>
        <w:tc>
          <w:tcPr>
            <w:tcW w:w="2586" w:type="dxa"/>
            <w:vMerge/>
            <w:vAlign w:val="center"/>
          </w:tcPr>
          <w:p w14:paraId="151FFC5C"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491D9E24" w14:textId="09E787F8"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Communiques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AF4C79" w14:textId="7530BAE4"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3317C5C9" w14:textId="4727F433" w:rsidR="1D45F5FB" w:rsidRDefault="1D45F5FB" w:rsidP="1D45F5FB">
            <w:pPr>
              <w:spacing w:after="160"/>
            </w:pPr>
            <w:r w:rsidRPr="1D45F5FB">
              <w:rPr>
                <w:rFonts w:ascii="Calibri" w:eastAsia="Calibri" w:hAnsi="Calibri" w:cs="Calibri"/>
                <w:sz w:val="16"/>
                <w:szCs w:val="16"/>
                <w:lang w:val="en-GB"/>
              </w:rPr>
              <w:t xml:space="preserve">Access to view, filter and search communications targeted to their organization  </w:t>
            </w:r>
            <w:r>
              <w:br/>
            </w:r>
            <w:r w:rsidRPr="1D45F5FB">
              <w:rPr>
                <w:rFonts w:ascii="Calibri" w:eastAsia="Calibri" w:hAnsi="Calibri" w:cs="Calibri"/>
                <w:sz w:val="16"/>
                <w:szCs w:val="16"/>
                <w:lang w:val="en-GB"/>
              </w:rPr>
              <w:t>They do not have access to create or edit Communiques.</w:t>
            </w:r>
          </w:p>
        </w:tc>
      </w:tr>
      <w:tr w:rsidR="1D45F5FB" w14:paraId="73CE36BE" w14:textId="77777777" w:rsidTr="211C068B">
        <w:trPr>
          <w:trHeight w:val="555"/>
        </w:trPr>
        <w:tc>
          <w:tcPr>
            <w:tcW w:w="2586" w:type="dxa"/>
            <w:vMerge/>
            <w:vAlign w:val="center"/>
          </w:tcPr>
          <w:p w14:paraId="6934BB74"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2D0711F1" w14:textId="36A5CC8B"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ICN</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66D9A7" w14:textId="41CE4C12"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490CFD9E" w14:textId="71A5ECB0" w:rsidR="1D45F5FB" w:rsidRDefault="1D45F5FB" w:rsidP="1D45F5FB">
            <w:pPr>
              <w:spacing w:after="160"/>
            </w:pPr>
            <w:r w:rsidRPr="211C068B">
              <w:rPr>
                <w:rFonts w:ascii="Calibri" w:eastAsia="Calibri" w:hAnsi="Calibri" w:cs="Calibri"/>
                <w:sz w:val="16"/>
                <w:szCs w:val="16"/>
              </w:rPr>
              <w:t>Access to view ICNs that have been issued for their Organization.  They do not have access to create or edit ICNs.</w:t>
            </w:r>
          </w:p>
        </w:tc>
      </w:tr>
      <w:tr w:rsidR="1D45F5FB" w14:paraId="7249BE2F" w14:textId="77777777" w:rsidTr="211C068B">
        <w:trPr>
          <w:trHeight w:val="510"/>
        </w:trPr>
        <w:tc>
          <w:tcPr>
            <w:tcW w:w="2586" w:type="dxa"/>
            <w:vMerge/>
            <w:vAlign w:val="center"/>
          </w:tcPr>
          <w:p w14:paraId="1ECF9604" w14:textId="77777777" w:rsidR="004D340D" w:rsidRDefault="004D340D"/>
        </w:tc>
        <w:tc>
          <w:tcPr>
            <w:tcW w:w="1680" w:type="dxa"/>
            <w:tcBorders>
              <w:top w:val="single" w:sz="8" w:space="0" w:color="auto"/>
              <w:left w:val="nil"/>
              <w:bottom w:val="single" w:sz="12" w:space="0" w:color="auto"/>
              <w:right w:val="single" w:sz="8" w:space="0" w:color="auto"/>
            </w:tcBorders>
            <w:tcMar>
              <w:left w:w="108" w:type="dxa"/>
              <w:right w:w="108" w:type="dxa"/>
            </w:tcMar>
            <w:vAlign w:val="center"/>
          </w:tcPr>
          <w:p w14:paraId="61D114A7" w14:textId="0FD0ED4C"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Primary Reports</w:t>
            </w:r>
          </w:p>
          <w:p w14:paraId="0941EBD7" w14:textId="3C206823" w:rsidR="1D45F5FB" w:rsidRDefault="1D45F5FB" w:rsidP="005778B4">
            <w:pPr>
              <w:spacing w:after="0"/>
              <w:ind w:left="378"/>
              <w:rPr>
                <w:rFonts w:ascii="Calibri" w:eastAsia="Calibri" w:hAnsi="Calibri" w:cs="Calibri"/>
                <w:sz w:val="16"/>
                <w:szCs w:val="16"/>
                <w:lang w:val="en-US"/>
              </w:rPr>
            </w:pPr>
            <w:r w:rsidRPr="1D45F5FB">
              <w:rPr>
                <w:rFonts w:ascii="Calibri" w:eastAsia="Calibri" w:hAnsi="Calibri" w:cs="Calibri"/>
                <w:sz w:val="16"/>
                <w:szCs w:val="16"/>
                <w:lang w:val="en-US"/>
              </w:rPr>
              <w:t xml:space="preserve"> </w:t>
            </w:r>
          </w:p>
        </w:tc>
        <w:tc>
          <w:tcPr>
            <w:tcW w:w="1457" w:type="dxa"/>
            <w:tcBorders>
              <w:top w:val="single" w:sz="8" w:space="0" w:color="auto"/>
              <w:left w:val="single" w:sz="8" w:space="0" w:color="auto"/>
              <w:bottom w:val="single" w:sz="12" w:space="0" w:color="auto"/>
              <w:right w:val="single" w:sz="8" w:space="0" w:color="auto"/>
            </w:tcBorders>
            <w:tcMar>
              <w:left w:w="108" w:type="dxa"/>
              <w:right w:w="108" w:type="dxa"/>
            </w:tcMar>
            <w:vAlign w:val="center"/>
          </w:tcPr>
          <w:p w14:paraId="1DCB6C26" w14:textId="41DBA458"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12" w:space="0" w:color="auto"/>
              <w:right w:val="single" w:sz="12" w:space="0" w:color="auto"/>
            </w:tcBorders>
            <w:tcMar>
              <w:left w:w="108" w:type="dxa"/>
              <w:right w:w="108" w:type="dxa"/>
            </w:tcMar>
            <w:vAlign w:val="center"/>
          </w:tcPr>
          <w:p w14:paraId="4551A5B4" w14:textId="07F26DD1" w:rsidR="1D45F5FB" w:rsidRDefault="1D45F5FB" w:rsidP="1D45F5FB">
            <w:pPr>
              <w:spacing w:after="160"/>
            </w:pPr>
            <w:r w:rsidRPr="1D45F5FB">
              <w:rPr>
                <w:rFonts w:ascii="Calibri" w:eastAsia="Calibri" w:hAnsi="Calibri" w:cs="Calibri"/>
                <w:sz w:val="16"/>
                <w:szCs w:val="16"/>
                <w:lang w:val="en-GB"/>
              </w:rPr>
              <w:t xml:space="preserve">Logged in Authenticated Users have access to view and filter pre-determined </w:t>
            </w:r>
            <w:proofErr w:type="spellStart"/>
            <w:r w:rsidRPr="1D45F5FB">
              <w:rPr>
                <w:rFonts w:ascii="Calibri" w:eastAsia="Calibri" w:hAnsi="Calibri" w:cs="Calibri"/>
                <w:sz w:val="16"/>
                <w:szCs w:val="16"/>
                <w:lang w:val="en-GB"/>
              </w:rPr>
              <w:t>PowerBI</w:t>
            </w:r>
            <w:proofErr w:type="spellEnd"/>
            <w:r w:rsidRPr="1D45F5FB">
              <w:rPr>
                <w:rFonts w:ascii="Calibri" w:eastAsia="Calibri" w:hAnsi="Calibri" w:cs="Calibri"/>
                <w:sz w:val="16"/>
                <w:szCs w:val="16"/>
                <w:lang w:val="en-GB"/>
              </w:rPr>
              <w:t xml:space="preserve"> reports belonging to the users’ organization.  </w:t>
            </w:r>
            <w:r>
              <w:br/>
            </w:r>
            <w:r w:rsidRPr="1D45F5FB">
              <w:rPr>
                <w:rFonts w:ascii="Calibri" w:eastAsia="Calibri" w:hAnsi="Calibri" w:cs="Calibri"/>
                <w:sz w:val="16"/>
                <w:szCs w:val="16"/>
                <w:lang w:val="en-GB"/>
              </w:rPr>
              <w:t>They do not have access to modify the reports and/or data.</w:t>
            </w:r>
          </w:p>
        </w:tc>
      </w:tr>
      <w:tr w:rsidR="1D45F5FB" w14:paraId="65C250C8" w14:textId="77777777" w:rsidTr="211C068B">
        <w:trPr>
          <w:trHeight w:val="525"/>
        </w:trPr>
        <w:tc>
          <w:tcPr>
            <w:tcW w:w="2586" w:type="dxa"/>
            <w:vMerge w:val="restart"/>
            <w:tcBorders>
              <w:top w:val="nil"/>
              <w:left w:val="single" w:sz="12" w:space="0" w:color="auto"/>
              <w:bottom w:val="single" w:sz="12" w:space="0" w:color="auto"/>
              <w:right w:val="single" w:sz="8" w:space="0" w:color="auto"/>
            </w:tcBorders>
            <w:tcMar>
              <w:left w:w="108" w:type="dxa"/>
              <w:right w:w="108" w:type="dxa"/>
            </w:tcMar>
            <w:vAlign w:val="center"/>
          </w:tcPr>
          <w:p w14:paraId="3415AB56" w14:textId="1569E974" w:rsidR="1D45F5FB" w:rsidRDefault="1D45F5FB" w:rsidP="005778B4">
            <w:pPr>
              <w:spacing w:after="0"/>
              <w:rPr>
                <w:rFonts w:eastAsia="Arial" w:cs="Arial"/>
                <w:color w:val="C91CB3" w:themeColor="accent2"/>
                <w:sz w:val="16"/>
                <w:szCs w:val="16"/>
                <w:lang w:val="en-GB"/>
              </w:rPr>
            </w:pPr>
            <w:r w:rsidRPr="1D45F5FB">
              <w:rPr>
                <w:rFonts w:eastAsia="Arial" w:cs="Arial"/>
                <w:color w:val="C91CB3" w:themeColor="accent2"/>
                <w:sz w:val="16"/>
                <w:szCs w:val="16"/>
                <w:lang w:val="en-GB"/>
              </w:rPr>
              <w:t xml:space="preserve">Organization Administrator  </w:t>
            </w:r>
          </w:p>
        </w:tc>
        <w:tc>
          <w:tcPr>
            <w:tcW w:w="1680" w:type="dxa"/>
            <w:tcBorders>
              <w:top w:val="single" w:sz="12" w:space="0" w:color="auto"/>
              <w:left w:val="single" w:sz="8" w:space="0" w:color="auto"/>
              <w:bottom w:val="single" w:sz="8" w:space="0" w:color="auto"/>
              <w:right w:val="single" w:sz="8" w:space="0" w:color="auto"/>
            </w:tcBorders>
            <w:tcMar>
              <w:left w:w="108" w:type="dxa"/>
              <w:right w:w="108" w:type="dxa"/>
            </w:tcMar>
            <w:vAlign w:val="center"/>
          </w:tcPr>
          <w:p w14:paraId="54AA2750" w14:textId="7A8AD704"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Anonymous Section</w:t>
            </w:r>
          </w:p>
        </w:tc>
        <w:tc>
          <w:tcPr>
            <w:tcW w:w="1457" w:type="dxa"/>
            <w:tcBorders>
              <w:top w:val="single" w:sz="12" w:space="0" w:color="auto"/>
              <w:left w:val="single" w:sz="8" w:space="0" w:color="auto"/>
              <w:bottom w:val="single" w:sz="8" w:space="0" w:color="auto"/>
              <w:right w:val="single" w:sz="8" w:space="0" w:color="auto"/>
            </w:tcBorders>
            <w:tcMar>
              <w:left w:w="108" w:type="dxa"/>
              <w:right w:w="108" w:type="dxa"/>
            </w:tcMar>
            <w:vAlign w:val="center"/>
          </w:tcPr>
          <w:p w14:paraId="6CC0F108" w14:textId="4DB66370"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12" w:space="0" w:color="auto"/>
              <w:left w:val="single" w:sz="8" w:space="0" w:color="auto"/>
              <w:bottom w:val="single" w:sz="8" w:space="0" w:color="auto"/>
              <w:right w:val="single" w:sz="12" w:space="0" w:color="auto"/>
            </w:tcBorders>
            <w:tcMar>
              <w:left w:w="108" w:type="dxa"/>
              <w:right w:w="108" w:type="dxa"/>
            </w:tcMar>
            <w:vAlign w:val="center"/>
          </w:tcPr>
          <w:p w14:paraId="711A2945" w14:textId="3B715D4D" w:rsidR="1D45F5FB" w:rsidRDefault="1D45F5FB" w:rsidP="1D45F5FB">
            <w:pPr>
              <w:spacing w:after="160"/>
            </w:pPr>
            <w:r w:rsidRPr="1D45F5FB">
              <w:rPr>
                <w:rFonts w:ascii="Calibri" w:eastAsia="Calibri" w:hAnsi="Calibri" w:cs="Calibri"/>
                <w:sz w:val="16"/>
                <w:szCs w:val="16"/>
                <w:lang w:val="en-GB"/>
              </w:rPr>
              <w:t>Access to the anonymous section of the site</w:t>
            </w:r>
          </w:p>
        </w:tc>
      </w:tr>
      <w:tr w:rsidR="1D45F5FB" w14:paraId="3974465E" w14:textId="77777777" w:rsidTr="211C068B">
        <w:trPr>
          <w:trHeight w:val="525"/>
        </w:trPr>
        <w:tc>
          <w:tcPr>
            <w:tcW w:w="2586" w:type="dxa"/>
            <w:vMerge/>
            <w:vAlign w:val="center"/>
          </w:tcPr>
          <w:p w14:paraId="135D7142"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49690AF2" w14:textId="7068931F"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User Profile</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B0A8F7" w14:textId="5D426734"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 Update Access</w:t>
            </w:r>
          </w:p>
          <w:p w14:paraId="076051E4" w14:textId="0DA090E6"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3D3E9F36" w14:textId="0AA1ABDA" w:rsidR="1D45F5FB" w:rsidRDefault="1D45F5FB" w:rsidP="1D45F5FB">
            <w:pPr>
              <w:spacing w:after="160"/>
            </w:pPr>
            <w:r w:rsidRPr="1D45F5FB">
              <w:rPr>
                <w:rFonts w:ascii="Calibri" w:eastAsia="Calibri" w:hAnsi="Calibri" w:cs="Calibri"/>
                <w:sz w:val="16"/>
                <w:szCs w:val="16"/>
                <w:lang w:val="en-GB"/>
              </w:rPr>
              <w:t>Access to view their user profile and update only their contact and professional information (Job Title and Role)</w:t>
            </w:r>
          </w:p>
        </w:tc>
      </w:tr>
      <w:tr w:rsidR="1D45F5FB" w14:paraId="2E22BBE5" w14:textId="77777777" w:rsidTr="211C068B">
        <w:trPr>
          <w:trHeight w:val="555"/>
        </w:trPr>
        <w:tc>
          <w:tcPr>
            <w:tcW w:w="2586" w:type="dxa"/>
            <w:vMerge/>
            <w:vAlign w:val="center"/>
          </w:tcPr>
          <w:p w14:paraId="42D2FEBA"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6DE2BB6A" w14:textId="1DE72560"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Organizations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C3F9D4" w14:textId="0FE53DFF"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Create Access</w:t>
            </w:r>
          </w:p>
          <w:p w14:paraId="0F833305" w14:textId="5E325BC6"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4B5CA065" w14:textId="229F4CB8"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p w14:paraId="06A05B09" w14:textId="7F5CD6ED"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Delete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51DFEDC3" w14:textId="7D925814" w:rsidR="1D45F5FB" w:rsidRDefault="1D45F5FB" w:rsidP="1D45F5FB">
            <w:pPr>
              <w:spacing w:after="160"/>
            </w:pPr>
            <w:r w:rsidRPr="1D45F5FB">
              <w:rPr>
                <w:rFonts w:ascii="Calibri" w:eastAsia="Calibri" w:hAnsi="Calibri" w:cs="Calibri"/>
                <w:sz w:val="16"/>
                <w:szCs w:val="16"/>
                <w:lang w:val="en-GB"/>
              </w:rPr>
              <w:t>Can view their own Organization Dashboard but do not have access to view any other organization dashboard and cannot edit the page.</w:t>
            </w:r>
          </w:p>
          <w:p w14:paraId="6E39F265" w14:textId="37B5DAA5" w:rsidR="1D45F5FB" w:rsidRDefault="1D45F5FB" w:rsidP="1D45F5FB">
            <w:pPr>
              <w:spacing w:after="160"/>
            </w:pPr>
            <w:r w:rsidRPr="1D45F5FB">
              <w:rPr>
                <w:rFonts w:ascii="Calibri" w:eastAsia="Calibri" w:hAnsi="Calibri" w:cs="Calibri"/>
                <w:sz w:val="16"/>
                <w:szCs w:val="16"/>
                <w:lang w:val="en-GB"/>
              </w:rPr>
              <w:t>Full access to the Organization module to set attributes of any organization, add</w:t>
            </w:r>
            <w:r w:rsidRPr="1D45F5FB">
              <w:rPr>
                <w:rFonts w:eastAsia="Arial" w:cs="Arial"/>
                <w:color w:val="2A283C" w:themeColor="accent4"/>
                <w:sz w:val="16"/>
                <w:szCs w:val="16"/>
                <w:lang w:val="en-GB"/>
              </w:rPr>
              <w:t xml:space="preserve">/delete new </w:t>
            </w:r>
            <w:r w:rsidRPr="1D45F5FB">
              <w:rPr>
                <w:rFonts w:ascii="Calibri" w:eastAsia="Calibri" w:hAnsi="Calibri" w:cs="Calibri"/>
                <w:sz w:val="16"/>
                <w:szCs w:val="16"/>
                <w:lang w:val="en-GB"/>
              </w:rPr>
              <w:t>organizations, mark an Organization as onboarded as the ability to edit the ICN distribution list and authorized users for all organizations.</w:t>
            </w:r>
            <w:r w:rsidRPr="1D45F5FB">
              <w:rPr>
                <w:rFonts w:eastAsia="Arial" w:cs="Arial"/>
                <w:color w:val="2A283C" w:themeColor="accent4"/>
                <w:sz w:val="16"/>
                <w:szCs w:val="16"/>
                <w:lang w:val="en-GB"/>
              </w:rPr>
              <w:t xml:space="preserve"> </w:t>
            </w:r>
          </w:p>
        </w:tc>
      </w:tr>
      <w:tr w:rsidR="1D45F5FB" w14:paraId="0075672F" w14:textId="77777777" w:rsidTr="211C068B">
        <w:trPr>
          <w:trHeight w:val="555"/>
        </w:trPr>
        <w:tc>
          <w:tcPr>
            <w:tcW w:w="2586" w:type="dxa"/>
            <w:vMerge/>
            <w:vAlign w:val="center"/>
          </w:tcPr>
          <w:p w14:paraId="054B1FAD"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45391A3F" w14:textId="1D45A527"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Communiques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7CC568" w14:textId="60618ADC"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038A9DE1" w14:textId="2C51EE44" w:rsidR="1D45F5FB" w:rsidRDefault="1D45F5FB" w:rsidP="1D45F5FB">
            <w:pPr>
              <w:spacing w:after="160"/>
            </w:pPr>
            <w:r w:rsidRPr="1D45F5FB">
              <w:rPr>
                <w:rFonts w:ascii="Calibri" w:eastAsia="Calibri" w:hAnsi="Calibri" w:cs="Calibri"/>
                <w:sz w:val="16"/>
                <w:szCs w:val="16"/>
                <w:lang w:val="en-GB"/>
              </w:rPr>
              <w:t xml:space="preserve">Logged in Authenticated Users have access to view, filter and search communications targeted to their organization  </w:t>
            </w:r>
            <w:r>
              <w:br/>
            </w:r>
            <w:r w:rsidRPr="1D45F5FB">
              <w:rPr>
                <w:rFonts w:ascii="Calibri" w:eastAsia="Calibri" w:hAnsi="Calibri" w:cs="Calibri"/>
                <w:sz w:val="16"/>
                <w:szCs w:val="16"/>
                <w:lang w:val="en-GB"/>
              </w:rPr>
              <w:t>They do not have access to create or edit Communiques.</w:t>
            </w:r>
          </w:p>
        </w:tc>
      </w:tr>
      <w:tr w:rsidR="1D45F5FB" w14:paraId="37966D34" w14:textId="77777777" w:rsidTr="211C068B">
        <w:trPr>
          <w:trHeight w:val="555"/>
        </w:trPr>
        <w:tc>
          <w:tcPr>
            <w:tcW w:w="2586" w:type="dxa"/>
            <w:vMerge/>
            <w:vAlign w:val="center"/>
          </w:tcPr>
          <w:p w14:paraId="728C5AF7"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vAlign w:val="center"/>
          </w:tcPr>
          <w:p w14:paraId="00AA63D7" w14:textId="73F07A2C"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ICN</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E75280" w14:textId="62DA6E4F"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vAlign w:val="center"/>
          </w:tcPr>
          <w:p w14:paraId="26B68E13" w14:textId="4266AE1C" w:rsidR="1D45F5FB" w:rsidRDefault="1D45F5FB" w:rsidP="1D45F5FB">
            <w:pPr>
              <w:spacing w:after="160"/>
            </w:pPr>
            <w:r w:rsidRPr="211C068B">
              <w:rPr>
                <w:rFonts w:ascii="Calibri" w:eastAsia="Calibri" w:hAnsi="Calibri" w:cs="Calibri"/>
                <w:sz w:val="16"/>
                <w:szCs w:val="16"/>
              </w:rPr>
              <w:t>Logged in Authenticated Users have access to view ICNs that have been issued for their Organization.  They do not have access to create or edit ICNs.</w:t>
            </w:r>
          </w:p>
        </w:tc>
      </w:tr>
      <w:tr w:rsidR="1D45F5FB" w14:paraId="5394B3C9" w14:textId="77777777" w:rsidTr="211C068B">
        <w:trPr>
          <w:trHeight w:val="510"/>
        </w:trPr>
        <w:tc>
          <w:tcPr>
            <w:tcW w:w="2586" w:type="dxa"/>
            <w:vMerge/>
            <w:vAlign w:val="center"/>
          </w:tcPr>
          <w:p w14:paraId="2B7B487E" w14:textId="77777777" w:rsidR="004D340D" w:rsidRDefault="004D340D"/>
        </w:tc>
        <w:tc>
          <w:tcPr>
            <w:tcW w:w="1680" w:type="dxa"/>
            <w:tcBorders>
              <w:top w:val="single" w:sz="8" w:space="0" w:color="auto"/>
              <w:left w:val="nil"/>
              <w:bottom w:val="single" w:sz="12" w:space="0" w:color="auto"/>
              <w:right w:val="single" w:sz="8" w:space="0" w:color="auto"/>
            </w:tcBorders>
            <w:tcMar>
              <w:left w:w="108" w:type="dxa"/>
              <w:right w:w="108" w:type="dxa"/>
            </w:tcMar>
            <w:vAlign w:val="center"/>
          </w:tcPr>
          <w:p w14:paraId="378BDD94" w14:textId="1FEF145E"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Primary Reports</w:t>
            </w:r>
          </w:p>
          <w:p w14:paraId="3E775475" w14:textId="1BE81C88" w:rsidR="1D45F5FB" w:rsidRDefault="1D45F5FB" w:rsidP="005778B4">
            <w:pPr>
              <w:spacing w:after="0"/>
              <w:ind w:left="378"/>
              <w:rPr>
                <w:rFonts w:ascii="Calibri" w:eastAsia="Calibri" w:hAnsi="Calibri" w:cs="Calibri"/>
                <w:sz w:val="16"/>
                <w:szCs w:val="16"/>
                <w:lang w:val="en-US"/>
              </w:rPr>
            </w:pPr>
            <w:r w:rsidRPr="1D45F5FB">
              <w:rPr>
                <w:rFonts w:ascii="Calibri" w:eastAsia="Calibri" w:hAnsi="Calibri" w:cs="Calibri"/>
                <w:sz w:val="16"/>
                <w:szCs w:val="16"/>
                <w:lang w:val="en-US"/>
              </w:rPr>
              <w:t xml:space="preserve"> </w:t>
            </w:r>
          </w:p>
        </w:tc>
        <w:tc>
          <w:tcPr>
            <w:tcW w:w="1457" w:type="dxa"/>
            <w:tcBorders>
              <w:top w:val="single" w:sz="8" w:space="0" w:color="auto"/>
              <w:left w:val="single" w:sz="8" w:space="0" w:color="auto"/>
              <w:bottom w:val="single" w:sz="12" w:space="0" w:color="auto"/>
              <w:right w:val="single" w:sz="8" w:space="0" w:color="auto"/>
            </w:tcBorders>
            <w:tcMar>
              <w:left w:w="108" w:type="dxa"/>
              <w:right w:w="108" w:type="dxa"/>
            </w:tcMar>
            <w:vAlign w:val="center"/>
          </w:tcPr>
          <w:p w14:paraId="0325ED4D" w14:textId="1E76D103"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12" w:space="0" w:color="auto"/>
              <w:right w:val="single" w:sz="12" w:space="0" w:color="auto"/>
            </w:tcBorders>
            <w:tcMar>
              <w:left w:w="108" w:type="dxa"/>
              <w:right w:w="108" w:type="dxa"/>
            </w:tcMar>
            <w:vAlign w:val="center"/>
          </w:tcPr>
          <w:p w14:paraId="05BF651D" w14:textId="032505DF" w:rsidR="1D45F5FB" w:rsidRDefault="1D45F5FB" w:rsidP="1D45F5FB">
            <w:pPr>
              <w:spacing w:after="160"/>
            </w:pPr>
            <w:r w:rsidRPr="1D45F5FB">
              <w:rPr>
                <w:rFonts w:ascii="Calibri" w:eastAsia="Calibri" w:hAnsi="Calibri" w:cs="Calibri"/>
                <w:sz w:val="16"/>
                <w:szCs w:val="16"/>
                <w:lang w:val="en-GB"/>
              </w:rPr>
              <w:t xml:space="preserve">Logged in Authenticated Users have access to view and filter pre-determined </w:t>
            </w:r>
            <w:proofErr w:type="spellStart"/>
            <w:r w:rsidRPr="1D45F5FB">
              <w:rPr>
                <w:rFonts w:ascii="Calibri" w:eastAsia="Calibri" w:hAnsi="Calibri" w:cs="Calibri"/>
                <w:sz w:val="16"/>
                <w:szCs w:val="16"/>
                <w:lang w:val="en-GB"/>
              </w:rPr>
              <w:t>PowerBI</w:t>
            </w:r>
            <w:proofErr w:type="spellEnd"/>
            <w:r w:rsidRPr="1D45F5FB">
              <w:rPr>
                <w:rFonts w:ascii="Calibri" w:eastAsia="Calibri" w:hAnsi="Calibri" w:cs="Calibri"/>
                <w:sz w:val="16"/>
                <w:szCs w:val="16"/>
                <w:lang w:val="en-GB"/>
              </w:rPr>
              <w:t xml:space="preserve"> reports belonging to the users’ organization.  </w:t>
            </w:r>
            <w:r>
              <w:br/>
            </w:r>
            <w:r w:rsidRPr="1D45F5FB">
              <w:rPr>
                <w:rFonts w:ascii="Calibri" w:eastAsia="Calibri" w:hAnsi="Calibri" w:cs="Calibri"/>
                <w:sz w:val="16"/>
                <w:szCs w:val="16"/>
                <w:lang w:val="en-GB"/>
              </w:rPr>
              <w:t>They do not have access to modify the reports and/or data.</w:t>
            </w:r>
          </w:p>
        </w:tc>
      </w:tr>
      <w:tr w:rsidR="1D45F5FB" w14:paraId="0D3025D3" w14:textId="77777777" w:rsidTr="211C068B">
        <w:trPr>
          <w:trHeight w:val="525"/>
        </w:trPr>
        <w:tc>
          <w:tcPr>
            <w:tcW w:w="2586" w:type="dxa"/>
            <w:vMerge w:val="restart"/>
            <w:tcBorders>
              <w:top w:val="nil"/>
              <w:left w:val="single" w:sz="12" w:space="0" w:color="auto"/>
              <w:bottom w:val="single" w:sz="12" w:space="0" w:color="auto"/>
              <w:right w:val="single" w:sz="8" w:space="0" w:color="auto"/>
            </w:tcBorders>
            <w:tcMar>
              <w:left w:w="108" w:type="dxa"/>
              <w:right w:w="108" w:type="dxa"/>
            </w:tcMar>
            <w:vAlign w:val="center"/>
          </w:tcPr>
          <w:p w14:paraId="22993F4D" w14:textId="294EF504" w:rsidR="1D45F5FB" w:rsidRDefault="1D45F5FB" w:rsidP="005778B4">
            <w:pPr>
              <w:spacing w:after="0"/>
              <w:rPr>
                <w:rFonts w:eastAsia="Arial" w:cs="Arial"/>
                <w:color w:val="C91CB3" w:themeColor="accent2"/>
                <w:sz w:val="16"/>
                <w:szCs w:val="16"/>
                <w:lang w:val="en-GB"/>
              </w:rPr>
            </w:pPr>
            <w:r w:rsidRPr="1D45F5FB">
              <w:rPr>
                <w:rFonts w:eastAsia="Arial" w:cs="Arial"/>
                <w:color w:val="C91CB3" w:themeColor="accent2"/>
                <w:sz w:val="16"/>
                <w:szCs w:val="16"/>
                <w:lang w:val="en-GB"/>
              </w:rPr>
              <w:t xml:space="preserve">ICN Author  </w:t>
            </w:r>
          </w:p>
        </w:tc>
        <w:tc>
          <w:tcPr>
            <w:tcW w:w="1680" w:type="dxa"/>
            <w:tcBorders>
              <w:top w:val="single" w:sz="12" w:space="0" w:color="auto"/>
              <w:left w:val="single" w:sz="8" w:space="0" w:color="auto"/>
              <w:bottom w:val="single" w:sz="8" w:space="0" w:color="auto"/>
              <w:right w:val="single" w:sz="8" w:space="0" w:color="auto"/>
            </w:tcBorders>
            <w:tcMar>
              <w:left w:w="108" w:type="dxa"/>
              <w:right w:w="108" w:type="dxa"/>
            </w:tcMar>
          </w:tcPr>
          <w:p w14:paraId="27549656" w14:textId="4D2D871F"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Anonymous Section</w:t>
            </w:r>
          </w:p>
        </w:tc>
        <w:tc>
          <w:tcPr>
            <w:tcW w:w="1457" w:type="dxa"/>
            <w:tcBorders>
              <w:top w:val="single" w:sz="12" w:space="0" w:color="auto"/>
              <w:left w:val="single" w:sz="8" w:space="0" w:color="auto"/>
              <w:bottom w:val="single" w:sz="8" w:space="0" w:color="auto"/>
              <w:right w:val="single" w:sz="8" w:space="0" w:color="auto"/>
            </w:tcBorders>
            <w:tcMar>
              <w:left w:w="108" w:type="dxa"/>
              <w:right w:w="108" w:type="dxa"/>
            </w:tcMar>
          </w:tcPr>
          <w:p w14:paraId="6C8FEC7A" w14:textId="4982773F"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12" w:space="0" w:color="auto"/>
              <w:left w:val="single" w:sz="8" w:space="0" w:color="auto"/>
              <w:bottom w:val="single" w:sz="8" w:space="0" w:color="auto"/>
              <w:right w:val="single" w:sz="12" w:space="0" w:color="auto"/>
            </w:tcBorders>
            <w:tcMar>
              <w:left w:w="108" w:type="dxa"/>
              <w:right w:w="108" w:type="dxa"/>
            </w:tcMar>
          </w:tcPr>
          <w:p w14:paraId="0E117CD8" w14:textId="337C0865" w:rsidR="1D45F5FB" w:rsidRDefault="1D45F5FB" w:rsidP="1D45F5FB">
            <w:pPr>
              <w:spacing w:after="160"/>
            </w:pPr>
            <w:r w:rsidRPr="1D45F5FB">
              <w:rPr>
                <w:rFonts w:ascii="Calibri" w:eastAsia="Calibri" w:hAnsi="Calibri" w:cs="Calibri"/>
                <w:sz w:val="16"/>
                <w:szCs w:val="16"/>
                <w:lang w:val="en-GB"/>
              </w:rPr>
              <w:t>Access to the anonymous section of the site</w:t>
            </w:r>
          </w:p>
        </w:tc>
      </w:tr>
      <w:tr w:rsidR="1D45F5FB" w14:paraId="5FEEC402" w14:textId="77777777" w:rsidTr="211C068B">
        <w:trPr>
          <w:trHeight w:val="525"/>
        </w:trPr>
        <w:tc>
          <w:tcPr>
            <w:tcW w:w="2586" w:type="dxa"/>
            <w:vMerge/>
            <w:vAlign w:val="center"/>
          </w:tcPr>
          <w:p w14:paraId="77A97CE2"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505837CA" w14:textId="2DE9C19E"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User Profile</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142A27F2" w14:textId="240C1796"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 Update Access</w:t>
            </w:r>
          </w:p>
          <w:p w14:paraId="21A18668" w14:textId="017EF1A8"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6E3B9C4F" w14:textId="1714539F" w:rsidR="1D45F5FB" w:rsidRDefault="1D45F5FB" w:rsidP="1D45F5FB">
            <w:pPr>
              <w:spacing w:after="160"/>
            </w:pPr>
            <w:r w:rsidRPr="1D45F5FB">
              <w:rPr>
                <w:rFonts w:ascii="Calibri" w:eastAsia="Calibri" w:hAnsi="Calibri" w:cs="Calibri"/>
                <w:sz w:val="16"/>
                <w:szCs w:val="16"/>
                <w:lang w:val="en-GB"/>
              </w:rPr>
              <w:t>Access to view their profile and update only their contact and professional information (Job Title and Role)</w:t>
            </w:r>
          </w:p>
        </w:tc>
      </w:tr>
      <w:tr w:rsidR="1D45F5FB" w14:paraId="71DB4E46" w14:textId="77777777" w:rsidTr="211C068B">
        <w:trPr>
          <w:trHeight w:val="1005"/>
        </w:trPr>
        <w:tc>
          <w:tcPr>
            <w:tcW w:w="2586" w:type="dxa"/>
            <w:vMerge/>
            <w:vAlign w:val="center"/>
          </w:tcPr>
          <w:p w14:paraId="3AF03337"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4A5C9834" w14:textId="16D61586"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Organizations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2CE486B8" w14:textId="742E46A5"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7D33B693" w14:textId="7848902D"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p w14:paraId="3782ADE1" w14:textId="2BD02E31" w:rsidR="1D45F5FB" w:rsidRDefault="1D45F5FB" w:rsidP="005778B4">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50B6FA09" w14:textId="7BEC1609" w:rsidR="1D45F5FB" w:rsidRDefault="1D45F5FB" w:rsidP="1D45F5FB">
            <w:pPr>
              <w:spacing w:after="160"/>
            </w:pPr>
            <w:r w:rsidRPr="1D45F5FB">
              <w:rPr>
                <w:rFonts w:ascii="Calibri" w:eastAsia="Calibri" w:hAnsi="Calibri" w:cs="Calibri"/>
                <w:sz w:val="16"/>
                <w:szCs w:val="16"/>
                <w:lang w:val="en-GB"/>
              </w:rPr>
              <w:t xml:space="preserve">Can view their own Organization Dashboard but do not have access to view any other organization dashboard and cannot edit the page.  </w:t>
            </w:r>
            <w:r>
              <w:br/>
            </w:r>
            <w:r w:rsidRPr="1D45F5FB">
              <w:rPr>
                <w:rFonts w:ascii="Calibri" w:eastAsia="Calibri" w:hAnsi="Calibri" w:cs="Calibri"/>
                <w:sz w:val="16"/>
                <w:szCs w:val="16"/>
                <w:lang w:val="en-GB"/>
              </w:rPr>
              <w:t>They do not have access to view any other organizations through the Organization Module and therefore cannot view the list of organizations, nor can they create, modify or delete an organization.</w:t>
            </w:r>
          </w:p>
        </w:tc>
      </w:tr>
      <w:tr w:rsidR="1D45F5FB" w14:paraId="7C03DFA4" w14:textId="77777777" w:rsidTr="211C068B">
        <w:trPr>
          <w:trHeight w:val="555"/>
        </w:trPr>
        <w:tc>
          <w:tcPr>
            <w:tcW w:w="2586" w:type="dxa"/>
            <w:vMerge/>
            <w:vAlign w:val="center"/>
          </w:tcPr>
          <w:p w14:paraId="54E5A872"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184E50EF" w14:textId="3F432D7B"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Communiques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5319C895" w14:textId="498A3FE7"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0862DAB2" w14:textId="104E8E50" w:rsidR="1D45F5FB" w:rsidRDefault="1D45F5FB" w:rsidP="1D45F5FB">
            <w:pPr>
              <w:spacing w:after="160"/>
            </w:pPr>
            <w:r w:rsidRPr="1D45F5FB">
              <w:rPr>
                <w:rFonts w:ascii="Calibri" w:eastAsia="Calibri" w:hAnsi="Calibri" w:cs="Calibri"/>
                <w:sz w:val="16"/>
                <w:szCs w:val="16"/>
                <w:lang w:val="en-GB"/>
              </w:rPr>
              <w:t xml:space="preserve">Access to view, filter and search communications targeted to their organization  </w:t>
            </w:r>
            <w:r>
              <w:br/>
            </w:r>
            <w:r w:rsidRPr="1D45F5FB">
              <w:rPr>
                <w:rFonts w:ascii="Calibri" w:eastAsia="Calibri" w:hAnsi="Calibri" w:cs="Calibri"/>
                <w:sz w:val="16"/>
                <w:szCs w:val="16"/>
                <w:lang w:val="en-GB"/>
              </w:rPr>
              <w:t>They do not have access to create or edit Communiques.</w:t>
            </w:r>
          </w:p>
        </w:tc>
      </w:tr>
      <w:tr w:rsidR="1D45F5FB" w14:paraId="5E818CA6" w14:textId="77777777" w:rsidTr="211C068B">
        <w:trPr>
          <w:trHeight w:val="555"/>
        </w:trPr>
        <w:tc>
          <w:tcPr>
            <w:tcW w:w="2586" w:type="dxa"/>
            <w:vMerge/>
            <w:vAlign w:val="center"/>
          </w:tcPr>
          <w:p w14:paraId="2E987213"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33BB62C6" w14:textId="69E1CFD9"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ICN</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625C51E3" w14:textId="0F14028F"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Create Access</w:t>
            </w:r>
          </w:p>
          <w:p w14:paraId="7D74CAB5" w14:textId="222C03BE"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04186481" w14:textId="4D9821F0"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p w14:paraId="3E9510E2" w14:textId="1917405D"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Delete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7ADDF7D5" w14:textId="41DAACEC" w:rsidR="1D45F5FB" w:rsidRDefault="1D45F5FB" w:rsidP="1D45F5FB">
            <w:pPr>
              <w:spacing w:after="160"/>
            </w:pPr>
            <w:r w:rsidRPr="211C068B">
              <w:rPr>
                <w:rFonts w:ascii="Calibri" w:eastAsia="Calibri" w:hAnsi="Calibri" w:cs="Calibri"/>
                <w:sz w:val="16"/>
                <w:szCs w:val="16"/>
              </w:rPr>
              <w:t xml:space="preserve">Logged in Authenticated Users have access to view ICNs that have been issued for their Organization.  They do not have access to create or edit.  Access to the Content Module for ICNs only to view, create, edit and delete ICNs.     </w:t>
            </w:r>
          </w:p>
        </w:tc>
      </w:tr>
      <w:tr w:rsidR="1D45F5FB" w14:paraId="61D31F86" w14:textId="77777777" w:rsidTr="211C068B">
        <w:trPr>
          <w:trHeight w:val="510"/>
        </w:trPr>
        <w:tc>
          <w:tcPr>
            <w:tcW w:w="2586" w:type="dxa"/>
            <w:vMerge/>
            <w:vAlign w:val="center"/>
          </w:tcPr>
          <w:p w14:paraId="0EAE1C1D" w14:textId="77777777" w:rsidR="004D340D" w:rsidRDefault="004D340D"/>
        </w:tc>
        <w:tc>
          <w:tcPr>
            <w:tcW w:w="1680" w:type="dxa"/>
            <w:tcBorders>
              <w:top w:val="single" w:sz="8" w:space="0" w:color="auto"/>
              <w:left w:val="nil"/>
              <w:bottom w:val="single" w:sz="12" w:space="0" w:color="auto"/>
              <w:right w:val="single" w:sz="8" w:space="0" w:color="auto"/>
            </w:tcBorders>
            <w:tcMar>
              <w:left w:w="108" w:type="dxa"/>
              <w:right w:w="108" w:type="dxa"/>
            </w:tcMar>
          </w:tcPr>
          <w:p w14:paraId="6233F3A4" w14:textId="36452475"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Primary Reports</w:t>
            </w:r>
          </w:p>
          <w:p w14:paraId="3273522B" w14:textId="0B0300CD" w:rsidR="1D45F5FB" w:rsidRDefault="1D45F5FB" w:rsidP="00334597">
            <w:pPr>
              <w:spacing w:after="0"/>
              <w:ind w:left="378"/>
              <w:rPr>
                <w:rFonts w:ascii="Calibri" w:eastAsia="Calibri" w:hAnsi="Calibri" w:cs="Calibri"/>
                <w:sz w:val="16"/>
                <w:szCs w:val="16"/>
                <w:lang w:val="en-US"/>
              </w:rPr>
            </w:pPr>
            <w:r w:rsidRPr="1D45F5FB">
              <w:rPr>
                <w:rFonts w:ascii="Calibri" w:eastAsia="Calibri" w:hAnsi="Calibri" w:cs="Calibri"/>
                <w:sz w:val="16"/>
                <w:szCs w:val="16"/>
                <w:lang w:val="en-US"/>
              </w:rPr>
              <w:t xml:space="preserve"> </w:t>
            </w:r>
          </w:p>
        </w:tc>
        <w:tc>
          <w:tcPr>
            <w:tcW w:w="1457" w:type="dxa"/>
            <w:tcBorders>
              <w:top w:val="single" w:sz="8" w:space="0" w:color="auto"/>
              <w:left w:val="single" w:sz="8" w:space="0" w:color="auto"/>
              <w:bottom w:val="single" w:sz="12" w:space="0" w:color="auto"/>
              <w:right w:val="single" w:sz="8" w:space="0" w:color="auto"/>
            </w:tcBorders>
            <w:tcMar>
              <w:left w:w="108" w:type="dxa"/>
              <w:right w:w="108" w:type="dxa"/>
            </w:tcMar>
          </w:tcPr>
          <w:p w14:paraId="7469668C" w14:textId="1ED62073"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12" w:space="0" w:color="auto"/>
              <w:right w:val="single" w:sz="12" w:space="0" w:color="auto"/>
            </w:tcBorders>
            <w:tcMar>
              <w:left w:w="108" w:type="dxa"/>
              <w:right w:w="108" w:type="dxa"/>
            </w:tcMar>
          </w:tcPr>
          <w:p w14:paraId="2B9A9F7A" w14:textId="40F359BD" w:rsidR="1D45F5FB" w:rsidRDefault="1D45F5FB" w:rsidP="1D45F5FB">
            <w:pPr>
              <w:spacing w:after="160"/>
            </w:pPr>
            <w:r w:rsidRPr="1D45F5FB">
              <w:rPr>
                <w:rFonts w:ascii="Calibri" w:eastAsia="Calibri" w:hAnsi="Calibri" w:cs="Calibri"/>
                <w:sz w:val="16"/>
                <w:szCs w:val="16"/>
                <w:lang w:val="en-GB"/>
              </w:rPr>
              <w:t xml:space="preserve">Logged in Authenticated Users have access to view and filter pre-determined </w:t>
            </w:r>
            <w:proofErr w:type="spellStart"/>
            <w:r w:rsidRPr="1D45F5FB">
              <w:rPr>
                <w:rFonts w:ascii="Calibri" w:eastAsia="Calibri" w:hAnsi="Calibri" w:cs="Calibri"/>
                <w:sz w:val="16"/>
                <w:szCs w:val="16"/>
                <w:lang w:val="en-GB"/>
              </w:rPr>
              <w:t>PowerBI</w:t>
            </w:r>
            <w:proofErr w:type="spellEnd"/>
            <w:r w:rsidRPr="1D45F5FB">
              <w:rPr>
                <w:rFonts w:ascii="Calibri" w:eastAsia="Calibri" w:hAnsi="Calibri" w:cs="Calibri"/>
                <w:sz w:val="16"/>
                <w:szCs w:val="16"/>
                <w:lang w:val="en-GB"/>
              </w:rPr>
              <w:t xml:space="preserve"> reports belonging to the users’ organization.  </w:t>
            </w:r>
            <w:r>
              <w:br/>
            </w:r>
            <w:r w:rsidRPr="1D45F5FB">
              <w:rPr>
                <w:rFonts w:ascii="Calibri" w:eastAsia="Calibri" w:hAnsi="Calibri" w:cs="Calibri"/>
                <w:sz w:val="16"/>
                <w:szCs w:val="16"/>
                <w:lang w:val="en-GB"/>
              </w:rPr>
              <w:t>They do not have access to modify the reports and/or data.</w:t>
            </w:r>
          </w:p>
        </w:tc>
      </w:tr>
      <w:tr w:rsidR="1D45F5FB" w14:paraId="19580D4C" w14:textId="77777777" w:rsidTr="211C068B">
        <w:trPr>
          <w:trHeight w:val="525"/>
        </w:trPr>
        <w:tc>
          <w:tcPr>
            <w:tcW w:w="2586" w:type="dxa"/>
            <w:vMerge w:val="restart"/>
            <w:tcBorders>
              <w:top w:val="nil"/>
              <w:left w:val="single" w:sz="12" w:space="0" w:color="auto"/>
              <w:bottom w:val="single" w:sz="12" w:space="0" w:color="auto"/>
              <w:right w:val="single" w:sz="8" w:space="0" w:color="auto"/>
            </w:tcBorders>
            <w:tcMar>
              <w:left w:w="108" w:type="dxa"/>
              <w:right w:w="108" w:type="dxa"/>
            </w:tcMar>
            <w:vAlign w:val="center"/>
          </w:tcPr>
          <w:p w14:paraId="4CE379E6" w14:textId="74001B4B" w:rsidR="1D45F5FB" w:rsidRDefault="1D45F5FB" w:rsidP="00334597">
            <w:pPr>
              <w:spacing w:after="0"/>
              <w:rPr>
                <w:rFonts w:eastAsia="Arial" w:cs="Arial"/>
                <w:color w:val="C91CB3" w:themeColor="accent2"/>
                <w:sz w:val="16"/>
                <w:szCs w:val="16"/>
                <w:lang w:val="en-GB"/>
              </w:rPr>
            </w:pPr>
            <w:r w:rsidRPr="1D45F5FB">
              <w:rPr>
                <w:rFonts w:eastAsia="Arial" w:cs="Arial"/>
                <w:color w:val="C91CB3" w:themeColor="accent2"/>
                <w:sz w:val="16"/>
                <w:szCs w:val="16"/>
                <w:lang w:val="en-GB"/>
              </w:rPr>
              <w:t xml:space="preserve">ICN Distribution List Manager </w:t>
            </w:r>
          </w:p>
        </w:tc>
        <w:tc>
          <w:tcPr>
            <w:tcW w:w="1680" w:type="dxa"/>
            <w:tcBorders>
              <w:top w:val="single" w:sz="12" w:space="0" w:color="auto"/>
              <w:left w:val="single" w:sz="8" w:space="0" w:color="auto"/>
              <w:bottom w:val="single" w:sz="8" w:space="0" w:color="auto"/>
              <w:right w:val="single" w:sz="8" w:space="0" w:color="auto"/>
            </w:tcBorders>
            <w:tcMar>
              <w:left w:w="108" w:type="dxa"/>
              <w:right w:w="108" w:type="dxa"/>
            </w:tcMar>
          </w:tcPr>
          <w:p w14:paraId="126FE7A2" w14:textId="093C8DAA"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Anonymous Section</w:t>
            </w:r>
          </w:p>
        </w:tc>
        <w:tc>
          <w:tcPr>
            <w:tcW w:w="1457" w:type="dxa"/>
            <w:tcBorders>
              <w:top w:val="single" w:sz="12" w:space="0" w:color="auto"/>
              <w:left w:val="single" w:sz="8" w:space="0" w:color="auto"/>
              <w:bottom w:val="single" w:sz="8" w:space="0" w:color="auto"/>
              <w:right w:val="single" w:sz="8" w:space="0" w:color="auto"/>
            </w:tcBorders>
            <w:tcMar>
              <w:left w:w="108" w:type="dxa"/>
              <w:right w:w="108" w:type="dxa"/>
            </w:tcMar>
          </w:tcPr>
          <w:p w14:paraId="6EEBA11A" w14:textId="278CB7DE"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12" w:space="0" w:color="auto"/>
              <w:left w:val="single" w:sz="8" w:space="0" w:color="auto"/>
              <w:bottom w:val="single" w:sz="8" w:space="0" w:color="auto"/>
              <w:right w:val="single" w:sz="12" w:space="0" w:color="auto"/>
            </w:tcBorders>
            <w:tcMar>
              <w:left w:w="108" w:type="dxa"/>
              <w:right w:w="108" w:type="dxa"/>
            </w:tcMar>
          </w:tcPr>
          <w:p w14:paraId="08FC8626" w14:textId="046EAA47" w:rsidR="1D45F5FB" w:rsidRDefault="1D45F5FB" w:rsidP="1D45F5FB">
            <w:pPr>
              <w:spacing w:after="160"/>
            </w:pPr>
            <w:r w:rsidRPr="1D45F5FB">
              <w:rPr>
                <w:rFonts w:ascii="Calibri" w:eastAsia="Calibri" w:hAnsi="Calibri" w:cs="Calibri"/>
                <w:sz w:val="16"/>
                <w:szCs w:val="16"/>
                <w:lang w:val="en-GB"/>
              </w:rPr>
              <w:t>Access to the anonymous section of the site</w:t>
            </w:r>
          </w:p>
        </w:tc>
      </w:tr>
      <w:tr w:rsidR="1D45F5FB" w14:paraId="41CBD172" w14:textId="77777777" w:rsidTr="211C068B">
        <w:trPr>
          <w:trHeight w:val="525"/>
        </w:trPr>
        <w:tc>
          <w:tcPr>
            <w:tcW w:w="2586" w:type="dxa"/>
            <w:vMerge/>
            <w:vAlign w:val="center"/>
          </w:tcPr>
          <w:p w14:paraId="361D32DA"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1FE22E98" w14:textId="219C7620"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User Profile</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2D258C2B" w14:textId="69873FF5"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 Update Access</w:t>
            </w:r>
          </w:p>
          <w:p w14:paraId="085DE3D7" w14:textId="52EB8F20"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509A1226" w14:textId="3ECB686A" w:rsidR="1D45F5FB" w:rsidRDefault="1D45F5FB" w:rsidP="1D45F5FB">
            <w:pPr>
              <w:spacing w:after="160"/>
            </w:pPr>
            <w:r w:rsidRPr="1D45F5FB">
              <w:rPr>
                <w:rFonts w:ascii="Calibri" w:eastAsia="Calibri" w:hAnsi="Calibri" w:cs="Calibri"/>
                <w:sz w:val="16"/>
                <w:szCs w:val="16"/>
                <w:lang w:val="en-GB"/>
              </w:rPr>
              <w:t>Access to view their user profile and update only their contact and professional information (Job Title and Role)</w:t>
            </w:r>
          </w:p>
        </w:tc>
      </w:tr>
      <w:tr w:rsidR="1D45F5FB" w14:paraId="0C938DA8" w14:textId="77777777" w:rsidTr="211C068B">
        <w:trPr>
          <w:trHeight w:val="555"/>
        </w:trPr>
        <w:tc>
          <w:tcPr>
            <w:tcW w:w="2586" w:type="dxa"/>
            <w:vMerge/>
            <w:vAlign w:val="center"/>
          </w:tcPr>
          <w:p w14:paraId="469CDAAD"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2A218205" w14:textId="0F26D8D6"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Organizations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4AB9B583" w14:textId="1EEF6D1D"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4EA9BED8" w14:textId="0F71C36F"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p w14:paraId="1F54AF26" w14:textId="4EF06288"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p w14:paraId="25C52A8F" w14:textId="71C16640"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3E569BBD" w14:textId="0C2EFBF6" w:rsidR="1D45F5FB" w:rsidRDefault="1D45F5FB" w:rsidP="1D45F5FB">
            <w:pPr>
              <w:spacing w:after="160"/>
            </w:pPr>
            <w:r w:rsidRPr="1D45F5FB">
              <w:rPr>
                <w:rFonts w:ascii="Calibri" w:eastAsia="Calibri" w:hAnsi="Calibri" w:cs="Calibri"/>
                <w:sz w:val="16"/>
                <w:szCs w:val="16"/>
                <w:lang w:val="en-GB"/>
              </w:rPr>
              <w:t xml:space="preserve">Can view their own Organization Dashboard but do not have access to view any other organization dashboard and cannot edit the page.  </w:t>
            </w:r>
            <w:r>
              <w:br/>
            </w:r>
            <w:r w:rsidRPr="1D45F5FB">
              <w:rPr>
                <w:rFonts w:ascii="Calibri" w:eastAsia="Calibri" w:hAnsi="Calibri" w:cs="Calibri"/>
                <w:sz w:val="16"/>
                <w:szCs w:val="16"/>
                <w:lang w:val="en-GB"/>
              </w:rPr>
              <w:t>They do not have access to view any other organizations through the Organization Module and therefore cannot view the list of organizations, nor can they create, modify or delete an organization.</w:t>
            </w:r>
          </w:p>
        </w:tc>
      </w:tr>
      <w:tr w:rsidR="1D45F5FB" w14:paraId="047B5493" w14:textId="77777777" w:rsidTr="211C068B">
        <w:trPr>
          <w:trHeight w:val="555"/>
        </w:trPr>
        <w:tc>
          <w:tcPr>
            <w:tcW w:w="2586" w:type="dxa"/>
            <w:vMerge/>
            <w:vAlign w:val="center"/>
          </w:tcPr>
          <w:p w14:paraId="4EC6EEFB"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625AA4BE" w14:textId="3D8343C8"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Communiques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65462993" w14:textId="70C483FF"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12256334" w14:textId="12A1F720" w:rsidR="1D45F5FB" w:rsidRDefault="1D45F5FB" w:rsidP="1D45F5FB">
            <w:pPr>
              <w:spacing w:after="160"/>
            </w:pPr>
            <w:r w:rsidRPr="1D45F5FB">
              <w:rPr>
                <w:rFonts w:ascii="Calibri" w:eastAsia="Calibri" w:hAnsi="Calibri" w:cs="Calibri"/>
                <w:sz w:val="16"/>
                <w:szCs w:val="16"/>
                <w:lang w:val="en-GB"/>
              </w:rPr>
              <w:t xml:space="preserve">Logged in Authenticated Users have access to view, filter and search communications targeted to their organization  </w:t>
            </w:r>
            <w:r>
              <w:br/>
            </w:r>
            <w:r w:rsidRPr="1D45F5FB">
              <w:rPr>
                <w:rFonts w:ascii="Calibri" w:eastAsia="Calibri" w:hAnsi="Calibri" w:cs="Calibri"/>
                <w:sz w:val="16"/>
                <w:szCs w:val="16"/>
                <w:lang w:val="en-GB"/>
              </w:rPr>
              <w:t>They do not have access to create or edit Communiques.</w:t>
            </w:r>
          </w:p>
        </w:tc>
      </w:tr>
      <w:tr w:rsidR="1D45F5FB" w14:paraId="14ED7738" w14:textId="77777777" w:rsidTr="211C068B">
        <w:trPr>
          <w:trHeight w:val="555"/>
        </w:trPr>
        <w:tc>
          <w:tcPr>
            <w:tcW w:w="2586" w:type="dxa"/>
            <w:vMerge/>
            <w:vAlign w:val="center"/>
          </w:tcPr>
          <w:p w14:paraId="20E07D5C"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3ED9131F" w14:textId="6F501B1B"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ICN</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7A9B74C6" w14:textId="422DC1E5"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Create Access</w:t>
            </w:r>
          </w:p>
          <w:p w14:paraId="4B20CB77" w14:textId="4DFD4050"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26ACD2A8" w14:textId="05594F4E"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p w14:paraId="60296FB3" w14:textId="1FDFC72F"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Delete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55D5DA0B" w14:textId="5B67D76A" w:rsidR="1D45F5FB" w:rsidRDefault="1D45F5FB" w:rsidP="1D45F5FB">
            <w:pPr>
              <w:spacing w:after="160"/>
            </w:pPr>
            <w:r w:rsidRPr="1D45F5FB">
              <w:rPr>
                <w:rFonts w:ascii="Calibri" w:eastAsia="Calibri" w:hAnsi="Calibri" w:cs="Calibri"/>
                <w:sz w:val="16"/>
                <w:szCs w:val="16"/>
                <w:lang w:val="en-GB"/>
              </w:rPr>
              <w:t>Logged in Authenticated Users have access to view ICNs that have been issued for their Organization.  They do not have access to create or edit ICNs.</w:t>
            </w:r>
            <w:r>
              <w:br/>
            </w:r>
            <w:r w:rsidRPr="1D45F5FB">
              <w:rPr>
                <w:rFonts w:ascii="Calibri" w:eastAsia="Calibri" w:hAnsi="Calibri" w:cs="Calibri"/>
                <w:sz w:val="16"/>
                <w:szCs w:val="16"/>
                <w:lang w:val="en-GB"/>
              </w:rPr>
              <w:t xml:space="preserve"> </w:t>
            </w:r>
            <w:r>
              <w:br/>
            </w:r>
            <w:r w:rsidRPr="1D45F5FB">
              <w:rPr>
                <w:rFonts w:ascii="Calibri" w:eastAsia="Calibri" w:hAnsi="Calibri" w:cs="Calibri"/>
                <w:sz w:val="16"/>
                <w:szCs w:val="16"/>
                <w:lang w:val="en-GB"/>
              </w:rPr>
              <w:t xml:space="preserve">They also have access to the Organization Module but only the ICN Distribution list tab, allowing them access to add/remove users. </w:t>
            </w:r>
          </w:p>
        </w:tc>
      </w:tr>
      <w:tr w:rsidR="1D45F5FB" w14:paraId="5522188B" w14:textId="77777777" w:rsidTr="211C068B">
        <w:trPr>
          <w:trHeight w:val="510"/>
        </w:trPr>
        <w:tc>
          <w:tcPr>
            <w:tcW w:w="2586" w:type="dxa"/>
            <w:vMerge/>
            <w:vAlign w:val="center"/>
          </w:tcPr>
          <w:p w14:paraId="3DC10C2D" w14:textId="77777777" w:rsidR="004D340D" w:rsidRDefault="004D340D"/>
        </w:tc>
        <w:tc>
          <w:tcPr>
            <w:tcW w:w="1680" w:type="dxa"/>
            <w:tcBorders>
              <w:top w:val="single" w:sz="8" w:space="0" w:color="auto"/>
              <w:left w:val="nil"/>
              <w:bottom w:val="single" w:sz="12" w:space="0" w:color="auto"/>
              <w:right w:val="single" w:sz="8" w:space="0" w:color="auto"/>
            </w:tcBorders>
            <w:tcMar>
              <w:left w:w="108" w:type="dxa"/>
              <w:right w:w="108" w:type="dxa"/>
            </w:tcMar>
          </w:tcPr>
          <w:p w14:paraId="33A74F77" w14:textId="13D36E54"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Primary Reports</w:t>
            </w:r>
          </w:p>
          <w:p w14:paraId="11D9656D" w14:textId="783A61AC" w:rsidR="1D45F5FB" w:rsidRDefault="1D45F5FB" w:rsidP="00334597">
            <w:pPr>
              <w:spacing w:after="0"/>
              <w:ind w:left="378"/>
              <w:rPr>
                <w:rFonts w:ascii="Calibri" w:eastAsia="Calibri" w:hAnsi="Calibri" w:cs="Calibri"/>
                <w:sz w:val="16"/>
                <w:szCs w:val="16"/>
                <w:lang w:val="en-US"/>
              </w:rPr>
            </w:pPr>
            <w:r w:rsidRPr="1D45F5FB">
              <w:rPr>
                <w:rFonts w:ascii="Calibri" w:eastAsia="Calibri" w:hAnsi="Calibri" w:cs="Calibri"/>
                <w:sz w:val="16"/>
                <w:szCs w:val="16"/>
                <w:lang w:val="en-US"/>
              </w:rPr>
              <w:t xml:space="preserve"> </w:t>
            </w:r>
          </w:p>
        </w:tc>
        <w:tc>
          <w:tcPr>
            <w:tcW w:w="1457" w:type="dxa"/>
            <w:tcBorders>
              <w:top w:val="single" w:sz="8" w:space="0" w:color="auto"/>
              <w:left w:val="single" w:sz="8" w:space="0" w:color="auto"/>
              <w:bottom w:val="single" w:sz="12" w:space="0" w:color="auto"/>
              <w:right w:val="single" w:sz="8" w:space="0" w:color="auto"/>
            </w:tcBorders>
            <w:tcMar>
              <w:left w:w="108" w:type="dxa"/>
              <w:right w:w="108" w:type="dxa"/>
            </w:tcMar>
          </w:tcPr>
          <w:p w14:paraId="407F94BB" w14:textId="00AD7D5C"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12" w:space="0" w:color="auto"/>
              <w:right w:val="single" w:sz="12" w:space="0" w:color="auto"/>
            </w:tcBorders>
            <w:tcMar>
              <w:left w:w="108" w:type="dxa"/>
              <w:right w:w="108" w:type="dxa"/>
            </w:tcMar>
          </w:tcPr>
          <w:p w14:paraId="53548D89" w14:textId="0ACABC8D" w:rsidR="1D45F5FB" w:rsidRDefault="1D45F5FB" w:rsidP="1D45F5FB">
            <w:pPr>
              <w:spacing w:after="160"/>
            </w:pPr>
            <w:r w:rsidRPr="1D45F5FB">
              <w:rPr>
                <w:rFonts w:ascii="Calibri" w:eastAsia="Calibri" w:hAnsi="Calibri" w:cs="Calibri"/>
                <w:sz w:val="16"/>
                <w:szCs w:val="16"/>
                <w:lang w:val="en-GB"/>
              </w:rPr>
              <w:t xml:space="preserve">Logged in Authenticated Users have access to view and filter pre-determined </w:t>
            </w:r>
            <w:proofErr w:type="spellStart"/>
            <w:r w:rsidRPr="1D45F5FB">
              <w:rPr>
                <w:rFonts w:ascii="Calibri" w:eastAsia="Calibri" w:hAnsi="Calibri" w:cs="Calibri"/>
                <w:sz w:val="16"/>
                <w:szCs w:val="16"/>
                <w:lang w:val="en-GB"/>
              </w:rPr>
              <w:t>PowerBI</w:t>
            </w:r>
            <w:proofErr w:type="spellEnd"/>
            <w:r w:rsidRPr="1D45F5FB">
              <w:rPr>
                <w:rFonts w:ascii="Calibri" w:eastAsia="Calibri" w:hAnsi="Calibri" w:cs="Calibri"/>
                <w:sz w:val="16"/>
                <w:szCs w:val="16"/>
                <w:lang w:val="en-GB"/>
              </w:rPr>
              <w:t xml:space="preserve"> reports belonging to the users’ organization.  </w:t>
            </w:r>
            <w:r>
              <w:br/>
            </w:r>
            <w:r w:rsidRPr="1D45F5FB">
              <w:rPr>
                <w:rFonts w:ascii="Calibri" w:eastAsia="Calibri" w:hAnsi="Calibri" w:cs="Calibri"/>
                <w:sz w:val="16"/>
                <w:szCs w:val="16"/>
                <w:lang w:val="en-GB"/>
              </w:rPr>
              <w:t>They do not have access to modify the reports and/or data.</w:t>
            </w:r>
          </w:p>
        </w:tc>
      </w:tr>
      <w:tr w:rsidR="1D45F5FB" w14:paraId="5426652C" w14:textId="77777777" w:rsidTr="211C068B">
        <w:trPr>
          <w:trHeight w:val="525"/>
        </w:trPr>
        <w:tc>
          <w:tcPr>
            <w:tcW w:w="2586" w:type="dxa"/>
            <w:vMerge w:val="restart"/>
            <w:tcBorders>
              <w:top w:val="nil"/>
              <w:left w:val="single" w:sz="12" w:space="0" w:color="auto"/>
              <w:bottom w:val="single" w:sz="12" w:space="0" w:color="auto"/>
              <w:right w:val="single" w:sz="8" w:space="0" w:color="auto"/>
            </w:tcBorders>
            <w:tcMar>
              <w:left w:w="108" w:type="dxa"/>
              <w:right w:w="108" w:type="dxa"/>
            </w:tcMar>
            <w:vAlign w:val="center"/>
          </w:tcPr>
          <w:p w14:paraId="511137F3" w14:textId="42E306F5" w:rsidR="1D45F5FB" w:rsidRDefault="1D45F5FB" w:rsidP="00334597">
            <w:pPr>
              <w:spacing w:after="0"/>
              <w:rPr>
                <w:rFonts w:eastAsia="Arial" w:cs="Arial"/>
                <w:color w:val="C91CB3" w:themeColor="accent2"/>
                <w:sz w:val="16"/>
                <w:szCs w:val="16"/>
                <w:lang w:val="en-GB"/>
              </w:rPr>
            </w:pPr>
            <w:r w:rsidRPr="1D45F5FB">
              <w:rPr>
                <w:rFonts w:eastAsia="Arial" w:cs="Arial"/>
                <w:color w:val="C91CB3" w:themeColor="accent2"/>
                <w:sz w:val="16"/>
                <w:szCs w:val="16"/>
                <w:lang w:val="en-GB"/>
              </w:rPr>
              <w:t xml:space="preserve">Content Editor </w:t>
            </w:r>
          </w:p>
        </w:tc>
        <w:tc>
          <w:tcPr>
            <w:tcW w:w="1680" w:type="dxa"/>
            <w:tcBorders>
              <w:top w:val="single" w:sz="12" w:space="0" w:color="auto"/>
              <w:left w:val="single" w:sz="8" w:space="0" w:color="auto"/>
              <w:bottom w:val="single" w:sz="8" w:space="0" w:color="auto"/>
              <w:right w:val="single" w:sz="8" w:space="0" w:color="auto"/>
            </w:tcBorders>
            <w:tcMar>
              <w:left w:w="108" w:type="dxa"/>
              <w:right w:w="108" w:type="dxa"/>
            </w:tcMar>
          </w:tcPr>
          <w:p w14:paraId="69702067" w14:textId="3A4A9667"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Anonymous Section</w:t>
            </w:r>
          </w:p>
        </w:tc>
        <w:tc>
          <w:tcPr>
            <w:tcW w:w="1457" w:type="dxa"/>
            <w:tcBorders>
              <w:top w:val="single" w:sz="12" w:space="0" w:color="auto"/>
              <w:left w:val="single" w:sz="8" w:space="0" w:color="auto"/>
              <w:bottom w:val="single" w:sz="8" w:space="0" w:color="auto"/>
              <w:right w:val="single" w:sz="8" w:space="0" w:color="auto"/>
            </w:tcBorders>
            <w:tcMar>
              <w:left w:w="108" w:type="dxa"/>
              <w:right w:w="108" w:type="dxa"/>
            </w:tcMar>
          </w:tcPr>
          <w:p w14:paraId="4BDACE55" w14:textId="6EAE035B"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12" w:space="0" w:color="auto"/>
              <w:left w:val="single" w:sz="8" w:space="0" w:color="auto"/>
              <w:bottom w:val="single" w:sz="8" w:space="0" w:color="auto"/>
              <w:right w:val="single" w:sz="12" w:space="0" w:color="auto"/>
            </w:tcBorders>
            <w:tcMar>
              <w:left w:w="108" w:type="dxa"/>
              <w:right w:w="108" w:type="dxa"/>
            </w:tcMar>
          </w:tcPr>
          <w:p w14:paraId="415951DE" w14:textId="7206140E" w:rsidR="1D45F5FB" w:rsidRDefault="1D45F5FB" w:rsidP="1D45F5FB">
            <w:pPr>
              <w:spacing w:after="160"/>
            </w:pPr>
            <w:r w:rsidRPr="1D45F5FB">
              <w:rPr>
                <w:rFonts w:ascii="Calibri" w:eastAsia="Calibri" w:hAnsi="Calibri" w:cs="Calibri"/>
                <w:sz w:val="16"/>
                <w:szCs w:val="16"/>
                <w:lang w:val="en-GB"/>
              </w:rPr>
              <w:t>Access to the anonymous section of the site</w:t>
            </w:r>
          </w:p>
        </w:tc>
      </w:tr>
      <w:tr w:rsidR="1D45F5FB" w14:paraId="3B730575" w14:textId="77777777" w:rsidTr="211C068B">
        <w:trPr>
          <w:trHeight w:val="525"/>
        </w:trPr>
        <w:tc>
          <w:tcPr>
            <w:tcW w:w="2586" w:type="dxa"/>
            <w:vMerge/>
            <w:vAlign w:val="center"/>
          </w:tcPr>
          <w:p w14:paraId="4575E152"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36A09A5E" w14:textId="30F282BF"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User Profile</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3C2315DD" w14:textId="0F7A917F"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 Update Access</w:t>
            </w:r>
          </w:p>
          <w:p w14:paraId="4ADF538F" w14:textId="3DF3A18E"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23EFCD31" w14:textId="6AF79CBA" w:rsidR="1D45F5FB" w:rsidRDefault="1D45F5FB" w:rsidP="1D45F5FB">
            <w:pPr>
              <w:spacing w:after="160"/>
            </w:pPr>
            <w:r w:rsidRPr="1D45F5FB">
              <w:rPr>
                <w:rFonts w:ascii="Calibri" w:eastAsia="Calibri" w:hAnsi="Calibri" w:cs="Calibri"/>
                <w:sz w:val="16"/>
                <w:szCs w:val="16"/>
                <w:lang w:val="en-GB"/>
              </w:rPr>
              <w:t>Access to view their profile and update only their contact and professional information (Job Title and Role)</w:t>
            </w:r>
          </w:p>
        </w:tc>
      </w:tr>
      <w:tr w:rsidR="1D45F5FB" w14:paraId="3853BBAE" w14:textId="77777777" w:rsidTr="211C068B">
        <w:trPr>
          <w:trHeight w:val="555"/>
        </w:trPr>
        <w:tc>
          <w:tcPr>
            <w:tcW w:w="2586" w:type="dxa"/>
            <w:vMerge/>
            <w:vAlign w:val="center"/>
          </w:tcPr>
          <w:p w14:paraId="28FE13B4"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26D8C025" w14:textId="6D07C9D3"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Organizations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4A394109" w14:textId="48FE7389"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2D435CCA" w14:textId="6496840A" w:rsidR="1D45F5FB" w:rsidRDefault="1D45F5FB" w:rsidP="1D45F5FB">
            <w:pPr>
              <w:spacing w:after="160"/>
            </w:pPr>
            <w:r w:rsidRPr="1D45F5FB">
              <w:rPr>
                <w:rFonts w:ascii="Calibri" w:eastAsia="Calibri" w:hAnsi="Calibri" w:cs="Calibri"/>
                <w:sz w:val="16"/>
                <w:szCs w:val="16"/>
                <w:lang w:val="en-GB"/>
              </w:rPr>
              <w:t xml:space="preserve">Can view their own Organization Dashboard but do not have access to view any other organization dashboard and cannot edit the page.  </w:t>
            </w:r>
            <w:r>
              <w:br/>
            </w:r>
            <w:r w:rsidRPr="1D45F5FB">
              <w:rPr>
                <w:rFonts w:ascii="Calibri" w:eastAsia="Calibri" w:hAnsi="Calibri" w:cs="Calibri"/>
                <w:sz w:val="16"/>
                <w:szCs w:val="16"/>
                <w:lang w:val="en-GB"/>
              </w:rPr>
              <w:t>They do not have access to view any other organizations through the Organization Module and therefore cannot view the list of organizations, nor can they create, modify or delete an organization.</w:t>
            </w:r>
          </w:p>
        </w:tc>
      </w:tr>
      <w:tr w:rsidR="1D45F5FB" w14:paraId="058A0D0E" w14:textId="77777777" w:rsidTr="211C068B">
        <w:trPr>
          <w:trHeight w:val="555"/>
        </w:trPr>
        <w:tc>
          <w:tcPr>
            <w:tcW w:w="2586" w:type="dxa"/>
            <w:vMerge/>
            <w:vAlign w:val="center"/>
          </w:tcPr>
          <w:p w14:paraId="597B690F"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5BE489D4" w14:textId="0B478847"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Communiques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724C02AB" w14:textId="7FD4A86A"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Create Access</w:t>
            </w:r>
          </w:p>
          <w:p w14:paraId="787CDE1C" w14:textId="2819C8AA"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41D56572" w14:textId="40430CD8"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p w14:paraId="61CA0115" w14:textId="425442BE" w:rsidR="1D45F5FB" w:rsidRDefault="1D45F5FB" w:rsidP="00334597">
            <w:pPr>
              <w:spacing w:after="0"/>
              <w:rPr>
                <w:rFonts w:ascii="Calibri" w:eastAsia="Calibri" w:hAnsi="Calibri" w:cs="Calibri"/>
                <w:sz w:val="16"/>
                <w:szCs w:val="16"/>
                <w:lang w:val="en-GB"/>
              </w:rPr>
            </w:pPr>
            <w:r w:rsidRPr="1D45F5FB">
              <w:rPr>
                <w:rFonts w:ascii="Calibri" w:eastAsia="Calibri" w:hAnsi="Calibri" w:cs="Calibri"/>
                <w:sz w:val="16"/>
                <w:szCs w:val="16"/>
                <w:lang w:val="en-GB"/>
              </w:rPr>
              <w:t>Delete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5D06195D" w14:textId="41FE9844" w:rsidR="1D45F5FB" w:rsidRDefault="1D45F5FB" w:rsidP="1D45F5FB">
            <w:pPr>
              <w:spacing w:after="160"/>
            </w:pPr>
            <w:r w:rsidRPr="1D45F5FB">
              <w:rPr>
                <w:rFonts w:ascii="Calibri" w:eastAsia="Calibri" w:hAnsi="Calibri" w:cs="Calibri"/>
                <w:sz w:val="16"/>
                <w:szCs w:val="16"/>
                <w:lang w:val="en-GB"/>
              </w:rPr>
              <w:t xml:space="preserve">Logged in Authenticated Users have access to view, filter and search communications targeted to their organization  </w:t>
            </w:r>
            <w:r>
              <w:br/>
            </w:r>
            <w:r w:rsidRPr="1D45F5FB">
              <w:rPr>
                <w:rFonts w:ascii="Calibri" w:eastAsia="Calibri" w:hAnsi="Calibri" w:cs="Calibri"/>
                <w:sz w:val="16"/>
                <w:szCs w:val="16"/>
                <w:lang w:val="en-GB"/>
              </w:rPr>
              <w:t>They also have access to the Content Module to create, edit, and remove communiques and add/update/remove content on the site.</w:t>
            </w:r>
          </w:p>
        </w:tc>
      </w:tr>
      <w:tr w:rsidR="1D45F5FB" w14:paraId="19E54449" w14:textId="77777777" w:rsidTr="211C068B">
        <w:trPr>
          <w:trHeight w:val="555"/>
        </w:trPr>
        <w:tc>
          <w:tcPr>
            <w:tcW w:w="2586" w:type="dxa"/>
            <w:vMerge/>
            <w:vAlign w:val="center"/>
          </w:tcPr>
          <w:p w14:paraId="2E6E9C0A"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2B381A8C" w14:textId="08019286"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ICN</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4C1FE3C6" w14:textId="30CD5AA3"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240A8981" w14:textId="30B04BA0" w:rsidR="1D45F5FB" w:rsidRDefault="1D45F5FB" w:rsidP="1D45F5FB">
            <w:pPr>
              <w:spacing w:after="160"/>
            </w:pPr>
            <w:r w:rsidRPr="211C068B">
              <w:rPr>
                <w:rFonts w:ascii="Calibri" w:eastAsia="Calibri" w:hAnsi="Calibri" w:cs="Calibri"/>
                <w:sz w:val="16"/>
                <w:szCs w:val="16"/>
              </w:rPr>
              <w:t>Logged in Authenticated Users have access to view ICNs that have been issued for their Organization.  They do not have access to create or edit ICNs.</w:t>
            </w:r>
          </w:p>
        </w:tc>
      </w:tr>
      <w:tr w:rsidR="1D45F5FB" w14:paraId="5BEC6C8F" w14:textId="77777777" w:rsidTr="211C068B">
        <w:trPr>
          <w:trHeight w:val="510"/>
        </w:trPr>
        <w:tc>
          <w:tcPr>
            <w:tcW w:w="2586" w:type="dxa"/>
            <w:vMerge/>
            <w:vAlign w:val="center"/>
          </w:tcPr>
          <w:p w14:paraId="3DE68D42" w14:textId="77777777" w:rsidR="004D340D" w:rsidRDefault="004D340D"/>
        </w:tc>
        <w:tc>
          <w:tcPr>
            <w:tcW w:w="1680" w:type="dxa"/>
            <w:tcBorders>
              <w:top w:val="single" w:sz="8" w:space="0" w:color="auto"/>
              <w:left w:val="nil"/>
              <w:bottom w:val="single" w:sz="12" w:space="0" w:color="auto"/>
              <w:right w:val="single" w:sz="8" w:space="0" w:color="auto"/>
            </w:tcBorders>
            <w:tcMar>
              <w:left w:w="108" w:type="dxa"/>
              <w:right w:w="108" w:type="dxa"/>
            </w:tcMar>
          </w:tcPr>
          <w:p w14:paraId="26D54ED4" w14:textId="58F8F05D"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Primary Reports</w:t>
            </w:r>
          </w:p>
          <w:p w14:paraId="1E2A766C" w14:textId="13BE3867" w:rsidR="1D45F5FB" w:rsidRDefault="1D45F5FB" w:rsidP="00821DAC">
            <w:pPr>
              <w:spacing w:after="0"/>
              <w:ind w:left="378"/>
              <w:rPr>
                <w:rFonts w:ascii="Calibri" w:eastAsia="Calibri" w:hAnsi="Calibri" w:cs="Calibri"/>
                <w:sz w:val="16"/>
                <w:szCs w:val="16"/>
                <w:lang w:val="en-US"/>
              </w:rPr>
            </w:pPr>
            <w:r w:rsidRPr="1D45F5FB">
              <w:rPr>
                <w:rFonts w:ascii="Calibri" w:eastAsia="Calibri" w:hAnsi="Calibri" w:cs="Calibri"/>
                <w:sz w:val="16"/>
                <w:szCs w:val="16"/>
                <w:lang w:val="en-US"/>
              </w:rPr>
              <w:t xml:space="preserve"> </w:t>
            </w:r>
          </w:p>
        </w:tc>
        <w:tc>
          <w:tcPr>
            <w:tcW w:w="1457" w:type="dxa"/>
            <w:tcBorders>
              <w:top w:val="single" w:sz="8" w:space="0" w:color="auto"/>
              <w:left w:val="single" w:sz="8" w:space="0" w:color="auto"/>
              <w:bottom w:val="single" w:sz="12" w:space="0" w:color="auto"/>
              <w:right w:val="single" w:sz="8" w:space="0" w:color="auto"/>
            </w:tcBorders>
            <w:tcMar>
              <w:left w:w="108" w:type="dxa"/>
              <w:right w:w="108" w:type="dxa"/>
            </w:tcMar>
          </w:tcPr>
          <w:p w14:paraId="70571307" w14:textId="63802E74"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8" w:space="0" w:color="auto"/>
              <w:left w:val="single" w:sz="8" w:space="0" w:color="auto"/>
              <w:bottom w:val="single" w:sz="12" w:space="0" w:color="auto"/>
              <w:right w:val="single" w:sz="12" w:space="0" w:color="auto"/>
            </w:tcBorders>
            <w:tcMar>
              <w:left w:w="108" w:type="dxa"/>
              <w:right w:w="108" w:type="dxa"/>
            </w:tcMar>
          </w:tcPr>
          <w:p w14:paraId="5FE16A20" w14:textId="5F169087" w:rsidR="1D45F5FB" w:rsidRDefault="1D45F5FB" w:rsidP="1D45F5FB">
            <w:pPr>
              <w:spacing w:after="160"/>
            </w:pPr>
            <w:r w:rsidRPr="1D45F5FB">
              <w:rPr>
                <w:rFonts w:ascii="Calibri" w:eastAsia="Calibri" w:hAnsi="Calibri" w:cs="Calibri"/>
                <w:sz w:val="16"/>
                <w:szCs w:val="16"/>
                <w:lang w:val="en-GB"/>
              </w:rPr>
              <w:t xml:space="preserve">Logged in Authenticated Users have access to view and filter pre-determined </w:t>
            </w:r>
            <w:proofErr w:type="spellStart"/>
            <w:r w:rsidRPr="1D45F5FB">
              <w:rPr>
                <w:rFonts w:ascii="Calibri" w:eastAsia="Calibri" w:hAnsi="Calibri" w:cs="Calibri"/>
                <w:sz w:val="16"/>
                <w:szCs w:val="16"/>
                <w:lang w:val="en-GB"/>
              </w:rPr>
              <w:t>PowerBI</w:t>
            </w:r>
            <w:proofErr w:type="spellEnd"/>
            <w:r w:rsidRPr="1D45F5FB">
              <w:rPr>
                <w:rFonts w:ascii="Calibri" w:eastAsia="Calibri" w:hAnsi="Calibri" w:cs="Calibri"/>
                <w:sz w:val="16"/>
                <w:szCs w:val="16"/>
                <w:lang w:val="en-GB"/>
              </w:rPr>
              <w:t xml:space="preserve"> reports belonging to the users’ organization.  </w:t>
            </w:r>
            <w:r>
              <w:br/>
            </w:r>
            <w:r w:rsidRPr="1D45F5FB">
              <w:rPr>
                <w:rFonts w:ascii="Calibri" w:eastAsia="Calibri" w:hAnsi="Calibri" w:cs="Calibri"/>
                <w:sz w:val="16"/>
                <w:szCs w:val="16"/>
                <w:lang w:val="en-GB"/>
              </w:rPr>
              <w:t>They do not have access to modify the reports and/or data.</w:t>
            </w:r>
          </w:p>
        </w:tc>
      </w:tr>
      <w:tr w:rsidR="1D45F5FB" w14:paraId="3EC576FA" w14:textId="77777777" w:rsidTr="211C068B">
        <w:trPr>
          <w:trHeight w:val="525"/>
        </w:trPr>
        <w:tc>
          <w:tcPr>
            <w:tcW w:w="2586" w:type="dxa"/>
            <w:vMerge w:val="restart"/>
            <w:tcBorders>
              <w:top w:val="nil"/>
              <w:left w:val="single" w:sz="12" w:space="0" w:color="auto"/>
              <w:bottom w:val="single" w:sz="12" w:space="0" w:color="auto"/>
              <w:right w:val="single" w:sz="8" w:space="0" w:color="auto"/>
            </w:tcBorders>
            <w:tcMar>
              <w:left w:w="108" w:type="dxa"/>
              <w:right w:w="108" w:type="dxa"/>
            </w:tcMar>
            <w:vAlign w:val="center"/>
          </w:tcPr>
          <w:p w14:paraId="290F6E41" w14:textId="30156379" w:rsidR="1D45F5FB" w:rsidRDefault="1D45F5FB" w:rsidP="00821DAC">
            <w:pPr>
              <w:spacing w:after="0"/>
              <w:rPr>
                <w:rFonts w:eastAsia="Arial" w:cs="Arial"/>
                <w:color w:val="C91CB3" w:themeColor="accent2"/>
                <w:sz w:val="16"/>
                <w:szCs w:val="16"/>
                <w:lang w:val="en-GB"/>
              </w:rPr>
            </w:pPr>
            <w:r w:rsidRPr="1D45F5FB">
              <w:rPr>
                <w:rFonts w:eastAsia="Arial" w:cs="Arial"/>
                <w:color w:val="C91CB3" w:themeColor="accent2"/>
                <w:sz w:val="16"/>
                <w:szCs w:val="16"/>
                <w:lang w:val="en-GB"/>
              </w:rPr>
              <w:t xml:space="preserve">Admin </w:t>
            </w:r>
          </w:p>
        </w:tc>
        <w:tc>
          <w:tcPr>
            <w:tcW w:w="1680" w:type="dxa"/>
            <w:tcBorders>
              <w:top w:val="single" w:sz="12" w:space="0" w:color="auto"/>
              <w:left w:val="single" w:sz="8" w:space="0" w:color="auto"/>
              <w:bottom w:val="single" w:sz="8" w:space="0" w:color="auto"/>
              <w:right w:val="single" w:sz="8" w:space="0" w:color="auto"/>
            </w:tcBorders>
            <w:tcMar>
              <w:left w:w="108" w:type="dxa"/>
              <w:right w:w="108" w:type="dxa"/>
            </w:tcMar>
          </w:tcPr>
          <w:p w14:paraId="0E25A13E" w14:textId="77A33046"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Anonymous Section</w:t>
            </w:r>
          </w:p>
        </w:tc>
        <w:tc>
          <w:tcPr>
            <w:tcW w:w="1457" w:type="dxa"/>
            <w:tcBorders>
              <w:top w:val="single" w:sz="12" w:space="0" w:color="auto"/>
              <w:left w:val="single" w:sz="8" w:space="0" w:color="auto"/>
              <w:bottom w:val="single" w:sz="8" w:space="0" w:color="auto"/>
              <w:right w:val="single" w:sz="8" w:space="0" w:color="auto"/>
            </w:tcBorders>
            <w:tcMar>
              <w:left w:w="108" w:type="dxa"/>
              <w:right w:w="108" w:type="dxa"/>
            </w:tcMar>
          </w:tcPr>
          <w:p w14:paraId="1E838ACC" w14:textId="2546C3DB"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w:t>
            </w:r>
          </w:p>
        </w:tc>
        <w:tc>
          <w:tcPr>
            <w:tcW w:w="8241" w:type="dxa"/>
            <w:tcBorders>
              <w:top w:val="single" w:sz="12" w:space="0" w:color="auto"/>
              <w:left w:val="single" w:sz="8" w:space="0" w:color="auto"/>
              <w:bottom w:val="single" w:sz="8" w:space="0" w:color="auto"/>
              <w:right w:val="single" w:sz="12" w:space="0" w:color="auto"/>
            </w:tcBorders>
            <w:tcMar>
              <w:left w:w="108" w:type="dxa"/>
              <w:right w:w="108" w:type="dxa"/>
            </w:tcMar>
          </w:tcPr>
          <w:p w14:paraId="3C3A29F5" w14:textId="26B06C22" w:rsidR="1D45F5FB" w:rsidRDefault="1D45F5FB" w:rsidP="1D45F5FB">
            <w:pPr>
              <w:spacing w:after="160"/>
            </w:pPr>
            <w:r w:rsidRPr="1D45F5FB">
              <w:rPr>
                <w:rFonts w:ascii="Calibri" w:eastAsia="Calibri" w:hAnsi="Calibri" w:cs="Calibri"/>
                <w:sz w:val="16"/>
                <w:szCs w:val="16"/>
                <w:lang w:val="en-GB"/>
              </w:rPr>
              <w:t>Access to the anonymous section of the site</w:t>
            </w:r>
          </w:p>
        </w:tc>
      </w:tr>
      <w:tr w:rsidR="1D45F5FB" w14:paraId="20A9698B" w14:textId="77777777" w:rsidTr="211C068B">
        <w:trPr>
          <w:trHeight w:val="525"/>
        </w:trPr>
        <w:tc>
          <w:tcPr>
            <w:tcW w:w="2586" w:type="dxa"/>
            <w:vMerge/>
            <w:vAlign w:val="center"/>
          </w:tcPr>
          <w:p w14:paraId="62E92A16"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639BACF5" w14:textId="3142F9D5"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User Profile</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3D7ED9E1" w14:textId="2C98ABF6"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Read Access Update Access</w:t>
            </w:r>
          </w:p>
          <w:p w14:paraId="301781ED" w14:textId="1E2228F6"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 </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43F3551B" w14:textId="5D24642F" w:rsidR="1D45F5FB" w:rsidRDefault="1D45F5FB" w:rsidP="1D45F5FB">
            <w:pPr>
              <w:spacing w:after="160"/>
            </w:pPr>
            <w:r w:rsidRPr="1D45F5FB">
              <w:rPr>
                <w:rFonts w:ascii="Calibri" w:eastAsia="Calibri" w:hAnsi="Calibri" w:cs="Calibri"/>
                <w:sz w:val="16"/>
                <w:szCs w:val="16"/>
                <w:lang w:val="en-GB"/>
              </w:rPr>
              <w:t>Access to view their profile and update only their contact and professional information (Job Title and Role)</w:t>
            </w:r>
          </w:p>
        </w:tc>
      </w:tr>
      <w:tr w:rsidR="1D45F5FB" w14:paraId="12D0D01A" w14:textId="77777777" w:rsidTr="211C068B">
        <w:trPr>
          <w:trHeight w:val="555"/>
        </w:trPr>
        <w:tc>
          <w:tcPr>
            <w:tcW w:w="2586" w:type="dxa"/>
            <w:vMerge/>
            <w:vAlign w:val="center"/>
          </w:tcPr>
          <w:p w14:paraId="46F8B14D"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7C55DA7D" w14:textId="037803E6"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Organizations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56C64384" w14:textId="17DFFDD3"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Create Access</w:t>
            </w:r>
          </w:p>
          <w:p w14:paraId="09C687C0" w14:textId="6C7AC415"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5E1ED2BF" w14:textId="24B2B4FC"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p w14:paraId="5FE5B940" w14:textId="06B0D045"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Delete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5555FEC5" w14:textId="537AAE9F" w:rsidR="1D45F5FB" w:rsidRDefault="1D45F5FB" w:rsidP="1D45F5FB">
            <w:pPr>
              <w:spacing w:after="160"/>
            </w:pPr>
            <w:r w:rsidRPr="1D45F5FB">
              <w:rPr>
                <w:rFonts w:ascii="Calibri" w:eastAsia="Calibri" w:hAnsi="Calibri" w:cs="Calibri"/>
                <w:sz w:val="16"/>
                <w:szCs w:val="16"/>
                <w:lang w:val="en-GB"/>
              </w:rPr>
              <w:t>Can view their own Organization Dashboard but do not have access to view any other organization dashboard and cannot edit the page.</w:t>
            </w:r>
            <w:r>
              <w:br/>
            </w:r>
            <w:r w:rsidRPr="1D45F5FB">
              <w:rPr>
                <w:rFonts w:ascii="Calibri" w:eastAsia="Calibri" w:hAnsi="Calibri" w:cs="Calibri"/>
                <w:sz w:val="16"/>
                <w:szCs w:val="16"/>
                <w:lang w:val="en-GB"/>
              </w:rPr>
              <w:t xml:space="preserve"> They also have full access to the Organization Module and can create, edit and remove an Organization including adding authorized users.</w:t>
            </w:r>
          </w:p>
        </w:tc>
      </w:tr>
      <w:tr w:rsidR="1D45F5FB" w14:paraId="3CF0B11D" w14:textId="77777777" w:rsidTr="211C068B">
        <w:trPr>
          <w:trHeight w:val="555"/>
        </w:trPr>
        <w:tc>
          <w:tcPr>
            <w:tcW w:w="2586" w:type="dxa"/>
            <w:vMerge/>
            <w:vAlign w:val="center"/>
          </w:tcPr>
          <w:p w14:paraId="074EBF69"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7444E6E1" w14:textId="35AA9801"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Communiques</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7245F8A7" w14:textId="72DBB5AD"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Create Access</w:t>
            </w:r>
          </w:p>
          <w:p w14:paraId="36675F90" w14:textId="7E13B2B8"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6697E8D3" w14:textId="4C1390D6"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p w14:paraId="4BBAC91C" w14:textId="076F1325"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Delete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027FA123" w14:textId="3B353D69" w:rsidR="1D45F5FB" w:rsidRDefault="1D45F5FB" w:rsidP="1D45F5FB">
            <w:pPr>
              <w:spacing w:after="160"/>
            </w:pPr>
            <w:r w:rsidRPr="1D45F5FB">
              <w:rPr>
                <w:rFonts w:ascii="Calibri" w:eastAsia="Calibri" w:hAnsi="Calibri" w:cs="Calibri"/>
                <w:sz w:val="16"/>
                <w:szCs w:val="16"/>
                <w:lang w:val="en-GB"/>
              </w:rPr>
              <w:t xml:space="preserve">Access to view, filter and search communications targeted to their organization  </w:t>
            </w:r>
            <w:r>
              <w:br/>
            </w:r>
            <w:r w:rsidRPr="1D45F5FB">
              <w:rPr>
                <w:rFonts w:ascii="Calibri" w:eastAsia="Calibri" w:hAnsi="Calibri" w:cs="Calibri"/>
                <w:sz w:val="16"/>
                <w:szCs w:val="16"/>
                <w:lang w:val="en-GB"/>
              </w:rPr>
              <w:t>They also have full access to the Content Module and can create, edit and remove any type of content.</w:t>
            </w:r>
          </w:p>
        </w:tc>
      </w:tr>
      <w:tr w:rsidR="1D45F5FB" w14:paraId="2EB13701" w14:textId="77777777" w:rsidTr="211C068B">
        <w:trPr>
          <w:trHeight w:val="555"/>
        </w:trPr>
        <w:tc>
          <w:tcPr>
            <w:tcW w:w="2586" w:type="dxa"/>
            <w:vMerge/>
            <w:vAlign w:val="center"/>
          </w:tcPr>
          <w:p w14:paraId="5ED2510B"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5E054A10" w14:textId="765CDBEC"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ICN</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33809699" w14:textId="31C20639"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Create Access</w:t>
            </w:r>
          </w:p>
          <w:p w14:paraId="21A9DDB0" w14:textId="19BD87CC"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19BF2E61" w14:textId="7AC68A3E"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p w14:paraId="0B1F5756" w14:textId="307DF28C"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Delete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668CE48B" w14:textId="0567161D" w:rsidR="1D45F5FB" w:rsidRDefault="1D45F5FB" w:rsidP="1D45F5FB">
            <w:pPr>
              <w:spacing w:after="160"/>
            </w:pPr>
            <w:r w:rsidRPr="211C068B">
              <w:rPr>
                <w:rFonts w:ascii="Calibri" w:eastAsia="Calibri" w:hAnsi="Calibri" w:cs="Calibri"/>
                <w:sz w:val="16"/>
                <w:szCs w:val="16"/>
                <w:lang w:val="en-GB"/>
              </w:rPr>
              <w:t>Access to view ICNs that have been issued for their Organization.  They also have full access to the Content Module and can create, edit and remove ICNs and add/remove users to the ICN distribution list.</w:t>
            </w:r>
          </w:p>
        </w:tc>
      </w:tr>
      <w:tr w:rsidR="1D45F5FB" w14:paraId="443054AD" w14:textId="77777777" w:rsidTr="211C068B">
        <w:trPr>
          <w:trHeight w:val="510"/>
        </w:trPr>
        <w:tc>
          <w:tcPr>
            <w:tcW w:w="2586" w:type="dxa"/>
            <w:vMerge/>
            <w:vAlign w:val="center"/>
          </w:tcPr>
          <w:p w14:paraId="2F7E1C5A" w14:textId="77777777" w:rsidR="004D340D" w:rsidRDefault="004D340D"/>
        </w:tc>
        <w:tc>
          <w:tcPr>
            <w:tcW w:w="1680" w:type="dxa"/>
            <w:tcBorders>
              <w:top w:val="single" w:sz="8" w:space="0" w:color="auto"/>
              <w:left w:val="nil"/>
              <w:bottom w:val="single" w:sz="8" w:space="0" w:color="auto"/>
              <w:right w:val="single" w:sz="8" w:space="0" w:color="auto"/>
            </w:tcBorders>
            <w:tcMar>
              <w:left w:w="108" w:type="dxa"/>
              <w:right w:w="108" w:type="dxa"/>
            </w:tcMar>
          </w:tcPr>
          <w:p w14:paraId="0EE49A9D" w14:textId="2AD9530A"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Primary Reports</w:t>
            </w:r>
          </w:p>
          <w:p w14:paraId="17E402B4" w14:textId="73CD2341" w:rsidR="1D45F5FB" w:rsidRDefault="1D45F5FB" w:rsidP="00821DAC">
            <w:pPr>
              <w:spacing w:after="0"/>
              <w:ind w:left="378"/>
              <w:rPr>
                <w:rFonts w:ascii="Calibri" w:eastAsia="Calibri" w:hAnsi="Calibri" w:cs="Calibri"/>
                <w:sz w:val="16"/>
                <w:szCs w:val="16"/>
                <w:lang w:val="en-US"/>
              </w:rPr>
            </w:pPr>
            <w:r w:rsidRPr="1D45F5FB">
              <w:rPr>
                <w:rFonts w:ascii="Calibri" w:eastAsia="Calibri" w:hAnsi="Calibri" w:cs="Calibri"/>
                <w:sz w:val="16"/>
                <w:szCs w:val="16"/>
                <w:lang w:val="en-US"/>
              </w:rPr>
              <w:t xml:space="preserve"> </w:t>
            </w:r>
          </w:p>
        </w:tc>
        <w:tc>
          <w:tcPr>
            <w:tcW w:w="1457" w:type="dxa"/>
            <w:tcBorders>
              <w:top w:val="single" w:sz="8" w:space="0" w:color="auto"/>
              <w:left w:val="single" w:sz="8" w:space="0" w:color="auto"/>
              <w:bottom w:val="single" w:sz="8" w:space="0" w:color="auto"/>
              <w:right w:val="single" w:sz="8" w:space="0" w:color="auto"/>
            </w:tcBorders>
            <w:tcMar>
              <w:left w:w="108" w:type="dxa"/>
              <w:right w:w="108" w:type="dxa"/>
            </w:tcMar>
          </w:tcPr>
          <w:p w14:paraId="7CAF92DE" w14:textId="1E9ED357"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Create Access</w:t>
            </w:r>
          </w:p>
          <w:p w14:paraId="454D8D44" w14:textId="2D9D8526"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3C1473A7" w14:textId="65FB78BA"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p w14:paraId="213C242E" w14:textId="7A76C01D"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Delete Access</w:t>
            </w:r>
          </w:p>
        </w:tc>
        <w:tc>
          <w:tcPr>
            <w:tcW w:w="8241" w:type="dxa"/>
            <w:tcBorders>
              <w:top w:val="single" w:sz="8" w:space="0" w:color="auto"/>
              <w:left w:val="single" w:sz="8" w:space="0" w:color="auto"/>
              <w:bottom w:val="single" w:sz="8" w:space="0" w:color="auto"/>
              <w:right w:val="single" w:sz="12" w:space="0" w:color="auto"/>
            </w:tcBorders>
            <w:tcMar>
              <w:left w:w="108" w:type="dxa"/>
              <w:right w:w="108" w:type="dxa"/>
            </w:tcMar>
          </w:tcPr>
          <w:p w14:paraId="48F2BBA6" w14:textId="61E00CEE" w:rsidR="1D45F5FB" w:rsidRDefault="1D45F5FB" w:rsidP="1D45F5FB">
            <w:pPr>
              <w:spacing w:after="160"/>
            </w:pPr>
            <w:r w:rsidRPr="1D45F5FB">
              <w:rPr>
                <w:rFonts w:ascii="Calibri" w:eastAsia="Calibri" w:hAnsi="Calibri" w:cs="Calibri"/>
                <w:sz w:val="16"/>
                <w:szCs w:val="16"/>
                <w:lang w:val="en-GB"/>
              </w:rPr>
              <w:t xml:space="preserve">Access to view and filter pre-determined </w:t>
            </w:r>
            <w:proofErr w:type="spellStart"/>
            <w:r w:rsidRPr="1D45F5FB">
              <w:rPr>
                <w:rFonts w:ascii="Calibri" w:eastAsia="Calibri" w:hAnsi="Calibri" w:cs="Calibri"/>
                <w:sz w:val="16"/>
                <w:szCs w:val="16"/>
                <w:lang w:val="en-GB"/>
              </w:rPr>
              <w:t>PowerBI</w:t>
            </w:r>
            <w:proofErr w:type="spellEnd"/>
            <w:r w:rsidRPr="1D45F5FB">
              <w:rPr>
                <w:rFonts w:ascii="Calibri" w:eastAsia="Calibri" w:hAnsi="Calibri" w:cs="Calibri"/>
                <w:sz w:val="16"/>
                <w:szCs w:val="16"/>
                <w:lang w:val="en-GB"/>
              </w:rPr>
              <w:t xml:space="preserve"> reports belonging to the users’ organization.  </w:t>
            </w:r>
            <w:r>
              <w:br/>
            </w:r>
            <w:r w:rsidRPr="1D45F5FB">
              <w:rPr>
                <w:rFonts w:ascii="Calibri" w:eastAsia="Calibri" w:hAnsi="Calibri" w:cs="Calibri"/>
                <w:sz w:val="16"/>
                <w:szCs w:val="16"/>
                <w:lang w:val="en-GB"/>
              </w:rPr>
              <w:t>They have access to create elements of the primary reports but cannot change its data</w:t>
            </w:r>
          </w:p>
        </w:tc>
      </w:tr>
      <w:tr w:rsidR="1D45F5FB" w14:paraId="124CF9F2" w14:textId="77777777" w:rsidTr="211C068B">
        <w:trPr>
          <w:trHeight w:val="510"/>
        </w:trPr>
        <w:tc>
          <w:tcPr>
            <w:tcW w:w="2586" w:type="dxa"/>
            <w:vMerge/>
            <w:vAlign w:val="center"/>
          </w:tcPr>
          <w:p w14:paraId="13FAF5CF" w14:textId="77777777" w:rsidR="004D340D" w:rsidRDefault="004D340D"/>
        </w:tc>
        <w:tc>
          <w:tcPr>
            <w:tcW w:w="1680" w:type="dxa"/>
            <w:tcBorders>
              <w:top w:val="single" w:sz="8" w:space="0" w:color="auto"/>
              <w:left w:val="nil"/>
              <w:bottom w:val="single" w:sz="12" w:space="0" w:color="auto"/>
              <w:right w:val="single" w:sz="8" w:space="0" w:color="auto"/>
            </w:tcBorders>
            <w:tcMar>
              <w:left w:w="108" w:type="dxa"/>
              <w:right w:w="108" w:type="dxa"/>
            </w:tcMar>
          </w:tcPr>
          <w:p w14:paraId="53A642C9" w14:textId="67D074B6"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People/Roles</w:t>
            </w:r>
          </w:p>
        </w:tc>
        <w:tc>
          <w:tcPr>
            <w:tcW w:w="1457" w:type="dxa"/>
            <w:tcBorders>
              <w:top w:val="single" w:sz="8" w:space="0" w:color="auto"/>
              <w:left w:val="single" w:sz="8" w:space="0" w:color="auto"/>
              <w:bottom w:val="single" w:sz="12" w:space="0" w:color="auto"/>
              <w:right w:val="single" w:sz="8" w:space="0" w:color="auto"/>
            </w:tcBorders>
            <w:tcMar>
              <w:left w:w="108" w:type="dxa"/>
              <w:right w:w="108" w:type="dxa"/>
            </w:tcMar>
          </w:tcPr>
          <w:p w14:paraId="5C783A67" w14:textId="210D7492"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Create Access</w:t>
            </w:r>
          </w:p>
          <w:p w14:paraId="2FBF4290" w14:textId="48F58D25"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 xml:space="preserve">Read Access </w:t>
            </w:r>
          </w:p>
          <w:p w14:paraId="2FF92E3D" w14:textId="781C9389"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Update Access</w:t>
            </w:r>
          </w:p>
          <w:p w14:paraId="6F4B8F4A" w14:textId="7519D60A" w:rsidR="1D45F5FB" w:rsidRDefault="1D45F5FB" w:rsidP="00821DAC">
            <w:pPr>
              <w:spacing w:after="0"/>
              <w:rPr>
                <w:rFonts w:ascii="Calibri" w:eastAsia="Calibri" w:hAnsi="Calibri" w:cs="Calibri"/>
                <w:sz w:val="16"/>
                <w:szCs w:val="16"/>
                <w:lang w:val="en-GB"/>
              </w:rPr>
            </w:pPr>
            <w:r w:rsidRPr="1D45F5FB">
              <w:rPr>
                <w:rFonts w:ascii="Calibri" w:eastAsia="Calibri" w:hAnsi="Calibri" w:cs="Calibri"/>
                <w:sz w:val="16"/>
                <w:szCs w:val="16"/>
                <w:lang w:val="en-GB"/>
              </w:rPr>
              <w:t>Delete Access</w:t>
            </w:r>
          </w:p>
        </w:tc>
        <w:tc>
          <w:tcPr>
            <w:tcW w:w="8241" w:type="dxa"/>
            <w:tcBorders>
              <w:top w:val="single" w:sz="8" w:space="0" w:color="auto"/>
              <w:left w:val="single" w:sz="8" w:space="0" w:color="auto"/>
              <w:bottom w:val="single" w:sz="12" w:space="0" w:color="auto"/>
              <w:right w:val="single" w:sz="12" w:space="0" w:color="auto"/>
            </w:tcBorders>
            <w:tcMar>
              <w:left w:w="108" w:type="dxa"/>
              <w:right w:w="108" w:type="dxa"/>
            </w:tcMar>
          </w:tcPr>
          <w:p w14:paraId="5D7FF933" w14:textId="762C58C1" w:rsidR="1D45F5FB" w:rsidRDefault="1D45F5FB" w:rsidP="1D45F5FB">
            <w:pPr>
              <w:spacing w:after="160"/>
            </w:pPr>
            <w:r w:rsidRPr="1D45F5FB">
              <w:rPr>
                <w:rFonts w:ascii="Calibri" w:eastAsia="Calibri" w:hAnsi="Calibri" w:cs="Calibri"/>
                <w:sz w:val="16"/>
                <w:szCs w:val="16"/>
                <w:lang w:val="en-GB"/>
              </w:rPr>
              <w:t>Access to add/remove users to the site, assign and update roles.</w:t>
            </w:r>
          </w:p>
        </w:tc>
      </w:tr>
    </w:tbl>
    <w:p w14:paraId="3DFF8F7C" w14:textId="1B58A89B" w:rsidR="00A90297" w:rsidRDefault="00A90297" w:rsidP="00971B1C">
      <w:pPr>
        <w:spacing w:after="160" w:line="257" w:lineRule="auto"/>
        <w:rPr>
          <w:rFonts w:ascii="Calibri" w:eastAsia="Calibri" w:hAnsi="Calibri" w:cs="Calibri"/>
          <w:sz w:val="22"/>
        </w:rPr>
      </w:pPr>
    </w:p>
    <w:p w14:paraId="77A01F3A" w14:textId="0FA64F1C" w:rsidR="00A90297" w:rsidRDefault="00A90297" w:rsidP="00766F7F">
      <w:pPr>
        <w:spacing w:after="0" w:line="240" w:lineRule="auto"/>
      </w:pPr>
    </w:p>
    <w:sectPr w:rsidR="00A90297" w:rsidSect="000550DD">
      <w:headerReference w:type="even" r:id="rId28"/>
      <w:headerReference w:type="default" r:id="rId29"/>
      <w:headerReference w:type="first" r:id="rId30"/>
      <w:pgSz w:w="15840" w:h="12240" w:orient="landscape" w:code="1"/>
      <w:pgMar w:top="720" w:right="720" w:bottom="720" w:left="1152" w:header="360" w:footer="28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Farrell, Rebecca (SSC/SPC)" w:date="2024-06-06T11:57:00Z" w:initials="FR(">
    <w:p w14:paraId="48EB4358" w14:textId="3A2D61FF" w:rsidR="00DA3B2E" w:rsidRDefault="00DA3B2E">
      <w:pPr>
        <w:pStyle w:val="CommentText"/>
      </w:pPr>
      <w:r>
        <w:rPr>
          <w:rStyle w:val="CommentReference"/>
        </w:rPr>
        <w:annotationRef/>
      </w:r>
      <w:r>
        <w:t>I added a background as one was missing.  Feel free to remove if you feel it is not needed.</w:t>
      </w:r>
    </w:p>
  </w:comment>
  <w:comment w:id="5" w:author="Saab, Abed (SSC/SPC)" w:date="2024-06-10T08:50:00Z" w:initials="SA(">
    <w:p w14:paraId="7ABE4546" w14:textId="77777777" w:rsidR="00064227" w:rsidRDefault="00064227">
      <w:pPr>
        <w:pStyle w:val="CommentText"/>
      </w:pPr>
      <w:r>
        <w:rPr>
          <w:rStyle w:val="CommentReference"/>
        </w:rPr>
        <w:annotationRef/>
      </w:r>
      <w:r>
        <w:t>Looks good. I would remove the middle paragraph as this context is not needed.</w:t>
      </w:r>
    </w:p>
  </w:comment>
  <w:comment w:id="15" w:author="Lindstrom, Peter (SSC/SPC)" w:date="2024-08-06T08:50:00Z" w:initials="L(">
    <w:p w14:paraId="5D14180F" w14:textId="089C8C53" w:rsidR="00301CEE" w:rsidRDefault="00301CEE">
      <w:pPr>
        <w:pStyle w:val="CommentText"/>
      </w:pPr>
      <w:r>
        <w:rPr>
          <w:rStyle w:val="CommentReference"/>
        </w:rPr>
        <w:annotationRef/>
      </w:r>
      <w:r w:rsidRPr="3DC9CE77">
        <w:t xml:space="preserve">[REPEAT] - "personalized" would suggest individual users can modify something to their liking. None of this functionality exists on the site. </w:t>
      </w:r>
    </w:p>
  </w:comment>
  <w:comment w:id="16" w:author="Lindstrom, Peter (SSC/SPC)" w:date="2024-08-06T08:51:00Z" w:initials="L(">
    <w:p w14:paraId="33AA33C1" w14:textId="5F563437" w:rsidR="00301CEE" w:rsidRDefault="00301CEE">
      <w:pPr>
        <w:pStyle w:val="CommentText"/>
      </w:pPr>
      <w:r>
        <w:rPr>
          <w:rStyle w:val="CommentReference"/>
        </w:rPr>
        <w:annotationRef/>
      </w:r>
      <w:r w:rsidRPr="5412E0F2">
        <w:t>as per above.. there are no personalized sections of the site.</w:t>
      </w:r>
    </w:p>
  </w:comment>
  <w:comment w:id="24" w:author="Lindstrom, Peter (SSC/SPC)" w:date="1900-01-01T00:00:00Z" w:initials="L(">
    <w:p w14:paraId="69547A3C" w14:textId="0B97DA8F" w:rsidR="00FD5541" w:rsidRDefault="00FD5541">
      <w:pPr>
        <w:pStyle w:val="CommentText"/>
      </w:pPr>
      <w:r>
        <w:rPr>
          <w:rStyle w:val="CommentReference"/>
        </w:rPr>
        <w:annotationRef/>
      </w:r>
      <w:r w:rsidRPr="70C5F924">
        <w:t>Authorized DOES nothing. It is simply adding an email address to a list.</w:t>
      </w:r>
    </w:p>
  </w:comment>
  <w:comment w:id="25" w:author="Farrell, Rebecca (SSC/SPC)" w:date="2024-06-06T12:28:00Z" w:initials="FR(">
    <w:p w14:paraId="128911A8" w14:textId="4A75B429" w:rsidR="001F16B4" w:rsidRDefault="00AF289B">
      <w:pPr>
        <w:pStyle w:val="CommentText"/>
      </w:pPr>
      <w:r>
        <w:rPr>
          <w:rStyle w:val="CommentReference"/>
        </w:rPr>
        <w:annotationRef/>
      </w:r>
      <w:r w:rsidR="001F16B4">
        <w:rPr>
          <w:color w:val="2A283C"/>
        </w:rPr>
        <w:t>I see 7 different use cases for users attempting to access the Site and the expected behaviours should be addressed for each.  Only some of them are identified in this document.</w:t>
      </w:r>
      <w:r w:rsidR="001F16B4">
        <w:rPr>
          <w:color w:val="2A283C"/>
        </w:rPr>
        <w:br/>
      </w:r>
      <w:r w:rsidR="001F16B4">
        <w:rPr>
          <w:color w:val="2A283C"/>
        </w:rPr>
        <w:br/>
        <w:t>Authorized within an Organization</w:t>
      </w:r>
      <w:r w:rsidR="001F16B4">
        <w:rPr>
          <w:color w:val="2A283C"/>
        </w:rPr>
        <w:br/>
        <w:t>1)  Authorized user accessing the anonymous section of the site</w:t>
      </w:r>
      <w:r w:rsidR="001F16B4">
        <w:rPr>
          <w:color w:val="2A283C"/>
        </w:rPr>
        <w:br/>
        <w:t xml:space="preserve">2) Authorized user accessing the authenticated section of the site </w:t>
      </w:r>
      <w:r w:rsidR="001F16B4">
        <w:rPr>
          <w:color w:val="2A283C"/>
        </w:rPr>
        <w:br/>
        <w:t xml:space="preserve">3)  Organizational Manager accessing the authenticated section of the site </w:t>
      </w:r>
    </w:p>
    <w:p w14:paraId="2F771B72" w14:textId="77777777" w:rsidR="001F16B4" w:rsidRDefault="001F16B4">
      <w:pPr>
        <w:pStyle w:val="CommentText"/>
      </w:pPr>
      <w:r>
        <w:rPr>
          <w:color w:val="2A283C"/>
        </w:rPr>
        <w:br/>
        <w:t>Unauthorized within an Organization</w:t>
      </w:r>
      <w:r>
        <w:rPr>
          <w:color w:val="2A283C"/>
        </w:rPr>
        <w:br/>
        <w:t>3) Unauthorized user within an organization accessing the anonymous section of the site (does this exist, like any employee trying to visit the site without being on that PROD Access list?)</w:t>
      </w:r>
    </w:p>
    <w:p w14:paraId="0764ADD9" w14:textId="77777777" w:rsidR="001F16B4" w:rsidRDefault="001F16B4">
      <w:pPr>
        <w:pStyle w:val="CommentText"/>
      </w:pPr>
      <w:r>
        <w:rPr>
          <w:color w:val="2A283C"/>
        </w:rPr>
        <w:t>4)  Unauthorized user within an organization  accessing the authenticated section of the site</w:t>
      </w:r>
    </w:p>
    <w:p w14:paraId="3C6E119C" w14:textId="77777777" w:rsidR="001F16B4" w:rsidRDefault="001F16B4">
      <w:pPr>
        <w:pStyle w:val="CommentText"/>
      </w:pPr>
      <w:r>
        <w:rPr>
          <w:color w:val="2A283C"/>
        </w:rPr>
        <w:t xml:space="preserve"> </w:t>
      </w:r>
      <w:r>
        <w:rPr>
          <w:color w:val="2A283C"/>
        </w:rPr>
        <w:br/>
        <w:t>Unauthorized external to an Organization</w:t>
      </w:r>
    </w:p>
    <w:p w14:paraId="65A654DA" w14:textId="77777777" w:rsidR="001F16B4" w:rsidRDefault="001F16B4">
      <w:pPr>
        <w:pStyle w:val="CommentText"/>
      </w:pPr>
      <w:r>
        <w:rPr>
          <w:color w:val="2A283C"/>
        </w:rPr>
        <w:t>5) Unauthorized user external to an organization accessing the anonymous section of the site</w:t>
      </w:r>
    </w:p>
    <w:p w14:paraId="5498D4A2" w14:textId="77777777" w:rsidR="001F16B4" w:rsidRDefault="001F16B4">
      <w:pPr>
        <w:pStyle w:val="CommentText"/>
      </w:pPr>
      <w:r>
        <w:rPr>
          <w:color w:val="2A283C"/>
        </w:rPr>
        <w:t xml:space="preserve">6)  Unauthorized user external to an organization accessing the authenticated section of the site </w:t>
      </w:r>
      <w:r>
        <w:rPr>
          <w:color w:val="2A283C"/>
        </w:rPr>
        <w:br/>
      </w:r>
      <w:r>
        <w:rPr>
          <w:color w:val="2A283C"/>
        </w:rPr>
        <w:br/>
      </w:r>
    </w:p>
  </w:comment>
  <w:comment w:id="26" w:author="Saab, Abed (SSC/SPC)" w:date="2024-06-10T09:16:00Z" w:initials="SA(">
    <w:p w14:paraId="58CC71C0" w14:textId="77777777" w:rsidR="00B65D8B" w:rsidRDefault="00B65D8B">
      <w:pPr>
        <w:pStyle w:val="CommentText"/>
      </w:pPr>
      <w:r>
        <w:rPr>
          <w:rStyle w:val="CommentReference"/>
        </w:rPr>
        <w:annotationRef/>
      </w:r>
      <w:r>
        <w:t>All the cases related to anonymous are one really - anyone who has access to the site (users on Intergov) can access the anonymous site</w:t>
      </w:r>
    </w:p>
    <w:p w14:paraId="3634B73B" w14:textId="77777777" w:rsidR="00B65D8B" w:rsidRDefault="00B65D8B">
      <w:pPr>
        <w:pStyle w:val="CommentText"/>
      </w:pPr>
    </w:p>
    <w:p w14:paraId="1F661C2A" w14:textId="77777777" w:rsidR="00B65D8B" w:rsidRDefault="00B65D8B">
      <w:pPr>
        <w:pStyle w:val="CommentText"/>
      </w:pPr>
      <w:r>
        <w:t>This reduces the cases to:</w:t>
      </w:r>
    </w:p>
    <w:p w14:paraId="2B5346E8" w14:textId="77777777" w:rsidR="00B65D8B" w:rsidRDefault="00B65D8B">
      <w:pPr>
        <w:pStyle w:val="CommentText"/>
      </w:pPr>
      <w:r>
        <w:t>1. users accessing the anonymous site</w:t>
      </w:r>
    </w:p>
    <w:p w14:paraId="34D40F58" w14:textId="77777777" w:rsidR="00B65D8B" w:rsidRDefault="00B65D8B">
      <w:pPr>
        <w:pStyle w:val="CommentText"/>
      </w:pPr>
      <w:r>
        <w:rPr>
          <w:color w:val="2A283C"/>
        </w:rPr>
        <w:t xml:space="preserve">2) Authorized user accessing the authenticated section of the site </w:t>
      </w:r>
      <w:r>
        <w:rPr>
          <w:color w:val="2A283C"/>
        </w:rPr>
        <w:br/>
        <w:t xml:space="preserve">3)  Organizational Manager accessing the authenticated section of the site </w:t>
      </w:r>
    </w:p>
    <w:p w14:paraId="465D6D5F" w14:textId="77777777" w:rsidR="00B65D8B" w:rsidRDefault="00B65D8B">
      <w:pPr>
        <w:pStyle w:val="CommentText"/>
      </w:pPr>
      <w:r>
        <w:rPr>
          <w:color w:val="2A283C"/>
        </w:rPr>
        <w:t>4)  Unauthorized user within an organization  accessing the authenticated section of the site</w:t>
      </w:r>
    </w:p>
    <w:p w14:paraId="0939BD84" w14:textId="77777777" w:rsidR="00B65D8B" w:rsidRDefault="00B65D8B">
      <w:pPr>
        <w:pStyle w:val="CommentText"/>
      </w:pPr>
      <w:r>
        <w:rPr>
          <w:color w:val="2A283C"/>
        </w:rPr>
        <w:t xml:space="preserve">5)  Unauthorized user external to an organization accessing the authenticated section of the site </w:t>
      </w:r>
      <w:r>
        <w:rPr>
          <w:color w:val="2A283C"/>
        </w:rPr>
        <w:br/>
      </w:r>
    </w:p>
    <w:p w14:paraId="5D9312FE" w14:textId="77777777" w:rsidR="00B65D8B" w:rsidRDefault="00B65D8B">
      <w:pPr>
        <w:pStyle w:val="CommentText"/>
      </w:pPr>
      <w:r>
        <w:rPr>
          <w:color w:val="2A283C"/>
        </w:rPr>
        <w:t>And Agreed - we should deal with all of them in the doc.</w:t>
      </w:r>
    </w:p>
  </w:comment>
  <w:comment w:id="27" w:author="Anthony, Brandon (SSC/SPC)" w:date="2024-06-13T09:14:00Z" w:initials="AB(">
    <w:p w14:paraId="2EC96133" w14:textId="77777777" w:rsidR="00C72AB2" w:rsidRDefault="00C72AB2">
      <w:pPr>
        <w:pStyle w:val="CommentText"/>
      </w:pPr>
      <w:r>
        <w:rPr>
          <w:rStyle w:val="CommentReference"/>
        </w:rPr>
        <w:annotationRef/>
      </w:r>
      <w:r>
        <w:t xml:space="preserve">1. I think adding access to the anonymous site here might be confusing in that you do not have to be an authorized user to access the anonymous site, I will add a brief note on AA1 as that is when the anonymous access requirement is met </w:t>
      </w:r>
    </w:p>
    <w:p w14:paraId="7EA2A615" w14:textId="77777777" w:rsidR="00C72AB2" w:rsidRDefault="00C72AB2">
      <w:pPr>
        <w:pStyle w:val="CommentText"/>
      </w:pPr>
      <w:r>
        <w:t xml:space="preserve">2.Adding that in now </w:t>
      </w:r>
    </w:p>
    <w:p w14:paraId="40CA7B8D" w14:textId="77777777" w:rsidR="00C72AB2" w:rsidRDefault="00C72AB2">
      <w:pPr>
        <w:pStyle w:val="CommentText"/>
      </w:pPr>
      <w:r>
        <w:t>3. Do we need to define the different login outcomes for each role? Should log in behaviour go under the roles appendix?</w:t>
      </w:r>
    </w:p>
    <w:p w14:paraId="32F296E2" w14:textId="77777777" w:rsidR="00C72AB2" w:rsidRDefault="00C72AB2">
      <w:pPr>
        <w:pStyle w:val="CommentText"/>
      </w:pPr>
      <w:r>
        <w:t xml:space="preserve">4. I believe this is covered in AA3 </w:t>
      </w:r>
    </w:p>
    <w:p w14:paraId="04C39D8D" w14:textId="77777777" w:rsidR="00C72AB2" w:rsidRDefault="00C72AB2">
      <w:pPr>
        <w:pStyle w:val="CommentText"/>
      </w:pPr>
      <w:r>
        <w:t>5. I believe this also covered in AA3 as they will have the same login outcome</w:t>
      </w:r>
    </w:p>
  </w:comment>
  <w:comment w:id="28" w:author="Farrell, Rebecca (SSC/SPC)" w:date="2024-06-13T08:30:00Z" w:initials="">
    <w:p w14:paraId="64FE4538" w14:textId="1943E7DC" w:rsidR="008C4BF5" w:rsidRDefault="008C4BF5">
      <w:pPr>
        <w:pStyle w:val="CommentText"/>
      </w:pPr>
      <w:r>
        <w:rPr>
          <w:rStyle w:val="CommentReference"/>
        </w:rPr>
        <w:annotationRef/>
      </w:r>
      <w:r>
        <w:t xml:space="preserve">I would add the desired outcome for each type of access requested.  I'd say Roles is likely a good spot to put it - what each role can and can't access .. makes sense to me! </w:t>
      </w:r>
    </w:p>
  </w:comment>
  <w:comment w:id="47" w:author="Farrell, Rebecca (SSC/SPC)" w:date="1900-01-01T00:00:00Z" w:initials="FR(">
    <w:p w14:paraId="7E6D3D7F" w14:textId="696FFF6D" w:rsidR="00846E33" w:rsidRDefault="00130939">
      <w:pPr>
        <w:pStyle w:val="CommentText"/>
      </w:pPr>
      <w:r>
        <w:rPr>
          <w:rStyle w:val="CommentReference"/>
        </w:rPr>
        <w:annotationRef/>
      </w:r>
      <w:r w:rsidRPr="16E7D6B6">
        <w:rPr>
          <w:color w:val="2A283C"/>
        </w:rPr>
        <w:t>Single sign-on not turned on - able to log in without being prompted to enter any information.</w:t>
      </w:r>
    </w:p>
    <w:p w14:paraId="08E11128" w14:textId="0964FDF2" w:rsidR="00846E33" w:rsidRDefault="00846E33">
      <w:pPr>
        <w:pStyle w:val="CommentText"/>
      </w:pPr>
    </w:p>
    <w:p w14:paraId="37EFEA45" w14:textId="26C66EA6" w:rsidR="00846E33" w:rsidRDefault="00130939">
      <w:pPr>
        <w:pStyle w:val="CommentText"/>
      </w:pPr>
      <w:r w:rsidRPr="7AC54F05">
        <w:t>Perhaps this is just  how the test environment works though?</w:t>
      </w:r>
    </w:p>
  </w:comment>
  <w:comment w:id="48" w:author="Saab, Abed (SSC/SPC)" w:date="2024-06-10T08:53:00Z" w:initials="SA(">
    <w:p w14:paraId="62287527" w14:textId="77777777" w:rsidR="00703030" w:rsidRDefault="00703030">
      <w:pPr>
        <w:pStyle w:val="CommentText"/>
      </w:pPr>
      <w:r>
        <w:rPr>
          <w:rStyle w:val="CommentReference"/>
        </w:rPr>
        <w:annotationRef/>
      </w:r>
      <w:r>
        <w:t>This is by design - the site maybe accessed anonymously and optionally, users may elect to login. If they do login, they need to be authorized otherwise, they will be denied and sent back to the anonymous page.</w:t>
      </w:r>
    </w:p>
  </w:comment>
  <w:comment w:id="49" w:author="Farrell, Rebecca (SSC/SPC)" w:date="2024-06-06T12:01:00Z" w:initials="FR(">
    <w:p w14:paraId="1810BB26" w14:textId="7BE7BEBF" w:rsidR="002C2F5B" w:rsidRDefault="0060399A">
      <w:pPr>
        <w:pStyle w:val="CommentText"/>
      </w:pPr>
      <w:r>
        <w:rPr>
          <w:rStyle w:val="CommentReference"/>
        </w:rPr>
        <w:annotationRef/>
      </w:r>
      <w:r w:rsidR="002C2F5B">
        <w:rPr>
          <w:color w:val="2A283C"/>
        </w:rPr>
        <w:t>MFA was not prompted when I logged into the authenticated part of the site.</w:t>
      </w:r>
      <w:r w:rsidR="002C2F5B">
        <w:rPr>
          <w:color w:val="2A283C"/>
        </w:rPr>
        <w:br/>
      </w:r>
      <w:r w:rsidR="002C2F5B">
        <w:rPr>
          <w:color w:val="2A283C"/>
        </w:rPr>
        <w:br/>
        <w:t>What are the circumstances when MFA should be activated?</w:t>
      </w:r>
      <w:r w:rsidR="002C2F5B">
        <w:rPr>
          <w:color w:val="2A283C"/>
        </w:rPr>
        <w:br/>
      </w:r>
      <w:r w:rsidR="002C2F5B">
        <w:rPr>
          <w:color w:val="2A283C"/>
        </w:rPr>
        <w:br/>
        <w:t>Perhaps this is just the way the test environment acts though?</w:t>
      </w:r>
    </w:p>
  </w:comment>
  <w:comment w:id="50" w:author="Saab, Abed (SSC/SPC)" w:date="2024-06-10T08:54:00Z" w:initials="SA(">
    <w:p w14:paraId="4AD500AA" w14:textId="77777777" w:rsidR="007E0FBE" w:rsidRDefault="00217104">
      <w:pPr>
        <w:pStyle w:val="CommentText"/>
      </w:pPr>
      <w:r>
        <w:rPr>
          <w:rStyle w:val="CommentReference"/>
        </w:rPr>
        <w:annotationRef/>
      </w:r>
      <w:r w:rsidR="007E0FBE">
        <w:rPr>
          <w:color w:val="2A283C"/>
        </w:rPr>
        <w:t>This is because you are using SSO and thus, you had already MFAed. MFA stays on for I believe a month or more and does not re-prompt except after I believe ~ a month.</w:t>
      </w:r>
    </w:p>
    <w:p w14:paraId="664CDEC3" w14:textId="77777777" w:rsidR="007E0FBE" w:rsidRDefault="007E0FBE">
      <w:pPr>
        <w:pStyle w:val="CommentText"/>
      </w:pPr>
      <w:r>
        <w:rPr>
          <w:color w:val="2A283C"/>
        </w:rPr>
        <w:t>The Site is using your office 365 credentials so what you described is a result of your Windows account having already logged in to M365 and been MFAed.</w:t>
      </w:r>
    </w:p>
  </w:comment>
  <w:comment w:id="59" w:author="Farrell, Rebecca (SSC/SPC)" w:date="2024-06-07T08:20:00Z" w:initials="FR(">
    <w:p w14:paraId="4A79CE41" w14:textId="2D3F87FE" w:rsidR="002C2F5B" w:rsidRDefault="002C2F5B">
      <w:pPr>
        <w:pStyle w:val="CommentText"/>
      </w:pPr>
      <w:r>
        <w:rPr>
          <w:rStyle w:val="CommentReference"/>
        </w:rPr>
        <w:annotationRef/>
      </w:r>
      <w:r>
        <w:rPr>
          <w:color w:val="2A283C"/>
        </w:rPr>
        <w:t>AA7, AA8 and AA9:  These are Chiranjeev so he can confirm if these were done?</w:t>
      </w:r>
    </w:p>
  </w:comment>
  <w:comment w:id="60" w:author="Saab, Abed (SSC/SPC)" w:date="2024-06-10T08:55:00Z" w:initials="SA(">
    <w:p w14:paraId="241C8D96" w14:textId="77777777" w:rsidR="003A1F5B" w:rsidRDefault="003A1F5B">
      <w:pPr>
        <w:pStyle w:val="CommentText"/>
      </w:pPr>
      <w:r>
        <w:rPr>
          <w:rStyle w:val="CommentReference"/>
        </w:rPr>
        <w:annotationRef/>
      </w:r>
      <w:r>
        <w:t>I believe this is a combination of both Chiranjeev and Peter - but Peter can confirm</w:t>
      </w:r>
    </w:p>
  </w:comment>
  <w:comment w:id="61" w:author="Anthony, Brandon (SSC/SPC)" w:date="2024-06-13T09:23:00Z" w:initials="AB(">
    <w:p w14:paraId="5D4058CC" w14:textId="29878E10" w:rsidR="00F40C2A" w:rsidRDefault="00F40C2A">
      <w:pPr>
        <w:pStyle w:val="CommentText"/>
      </w:pPr>
      <w:r>
        <w:rPr>
          <w:rStyle w:val="CommentReference"/>
        </w:rPr>
        <w:annotationRef/>
      </w:r>
      <w:r>
        <w:fldChar w:fldCharType="begin"/>
      </w:r>
      <w:r>
        <w:instrText>HYPERLINK "mailto:Peter.Lindstrom@ssc-spc.gc.ca"</w:instrText>
      </w:r>
      <w:bookmarkStart w:id="64" w:name="_@_6D39E79D55D84010A0ED5AC225D628CBZ"/>
      <w:r>
        <w:fldChar w:fldCharType="separate"/>
      </w:r>
      <w:bookmarkEnd w:id="64"/>
      <w:r w:rsidRPr="00F40C2A">
        <w:rPr>
          <w:rStyle w:val="Mention"/>
          <w:noProof/>
        </w:rPr>
        <w:t>@Lindstrom, Peter (SSC/SPC)</w:t>
      </w:r>
      <w:r>
        <w:fldChar w:fldCharType="end"/>
      </w:r>
      <w:r>
        <w:t xml:space="preserve"> Are you able to confirm these items or should I tag Chiranjeev?</w:t>
      </w:r>
    </w:p>
  </w:comment>
  <w:comment w:id="62" w:author="Anthony, Brandon (SSC/SPC)" w:date="2024-06-13T09:32:00Z" w:initials="AB(">
    <w:p w14:paraId="5E196786" w14:textId="24D04227" w:rsidR="003019FA" w:rsidRDefault="003019FA">
      <w:pPr>
        <w:pStyle w:val="CommentText"/>
      </w:pPr>
      <w:r>
        <w:rPr>
          <w:rStyle w:val="CommentReference"/>
        </w:rPr>
        <w:annotationRef/>
      </w:r>
      <w:r>
        <w:fldChar w:fldCharType="begin"/>
      </w:r>
      <w:r>
        <w:instrText>HYPERLINK "mailto:chiranjeev.kumar@ssc-spc.gc.ca"</w:instrText>
      </w:r>
      <w:bookmarkStart w:id="65" w:name="_@_F57E3DA2D7D84E0895EE4B1622925893Z"/>
      <w:r>
        <w:fldChar w:fldCharType="separate"/>
      </w:r>
      <w:bookmarkEnd w:id="65"/>
      <w:r w:rsidRPr="003019FA">
        <w:rPr>
          <w:rStyle w:val="Mention"/>
          <w:noProof/>
        </w:rPr>
        <w:t>@Kumar, Chiranjeev (SSC/SPC)</w:t>
      </w:r>
      <w:r>
        <w:fldChar w:fldCharType="end"/>
      </w:r>
      <w:r>
        <w:t xml:space="preserve"> </w:t>
      </w:r>
    </w:p>
  </w:comment>
  <w:comment w:id="63" w:author="Farrell, Rebecca (SSC/SPC)" w:date="2024-06-13T08:28:00Z" w:initials="">
    <w:p w14:paraId="4A0373FE" w14:textId="01EB2B92" w:rsidR="008C4BF5" w:rsidRDefault="008C4BF5">
      <w:pPr>
        <w:pStyle w:val="CommentText"/>
      </w:pPr>
      <w:r>
        <w:rPr>
          <w:rStyle w:val="CommentReference"/>
        </w:rPr>
        <w:annotationRef/>
      </w:r>
      <w:r>
        <w:t xml:space="preserve">Zeina is calling a meeting on this with Peter </w:t>
      </w:r>
    </w:p>
  </w:comment>
  <w:comment w:id="87" w:author="Lindstrom, Peter (SSC/SPC)" w:date="2024-08-06T09:37:00Z" w:initials="L(">
    <w:p w14:paraId="7591CA73" w14:textId="23701558" w:rsidR="00FD5541" w:rsidRDefault="00FD5541">
      <w:pPr>
        <w:pStyle w:val="CommentText"/>
      </w:pPr>
      <w:r>
        <w:rPr>
          <w:rStyle w:val="CommentReference"/>
        </w:rPr>
        <w:annotationRef/>
      </w:r>
      <w:r w:rsidRPr="62A91676">
        <w:t>We don't currently have support for "specify" other. Also, why on this other and not the one for job title? But assume no rush for these as neither are used ion the design anyway.</w:t>
      </w:r>
    </w:p>
  </w:comment>
  <w:comment w:id="88" w:author="Anthony, Brandon (SSC/SPC)" w:date="2024-08-08T15:52:00Z" w:initials="AB(">
    <w:p w14:paraId="18890E0B" w14:textId="77777777" w:rsidR="00C311C7" w:rsidRDefault="00C311C7" w:rsidP="00C311C7">
      <w:pPr>
        <w:pStyle w:val="CommentText"/>
      </w:pPr>
      <w:r>
        <w:rPr>
          <w:rStyle w:val="CommentReference"/>
        </w:rPr>
        <w:annotationRef/>
      </w:r>
      <w:r>
        <w:t xml:space="preserve">How long would adding the support for specify? This would be a nice to have if it is a quick addition </w:t>
      </w:r>
    </w:p>
  </w:comment>
  <w:comment w:id="96" w:author="Farrell, Rebecca (SSC/SPC)" w:date="2024-06-06T13:18:00Z" w:initials="FR(">
    <w:p w14:paraId="56084DB7" w14:textId="7B916D13" w:rsidR="00025CEA" w:rsidRDefault="00025CEA">
      <w:pPr>
        <w:pStyle w:val="CommentText"/>
      </w:pPr>
      <w:r>
        <w:rPr>
          <w:rStyle w:val="CommentReference"/>
        </w:rPr>
        <w:annotationRef/>
      </w:r>
      <w:r>
        <w:t xml:space="preserve">This is the Organizational Dashboard, correct? </w:t>
      </w:r>
    </w:p>
  </w:comment>
  <w:comment w:id="97" w:author="Saab, Abed (SSC/SPC)" w:date="2024-06-10T08:56:00Z" w:initials="SA(">
    <w:p w14:paraId="6A9061A9" w14:textId="77777777" w:rsidR="00F6341B" w:rsidRDefault="00F6341B">
      <w:pPr>
        <w:pStyle w:val="CommentText"/>
      </w:pPr>
      <w:r>
        <w:rPr>
          <w:rStyle w:val="CommentReference"/>
        </w:rPr>
        <w:annotationRef/>
      </w:r>
      <w:r>
        <w:t>yes</w:t>
      </w:r>
    </w:p>
  </w:comment>
  <w:comment w:id="102" w:author="Farrell, Rebecca (SSC/SPC)" w:date="2024-06-06T13:26:00Z" w:initials="FR(">
    <w:p w14:paraId="0A6C893E" w14:textId="483B2957" w:rsidR="0032425D" w:rsidRDefault="0032425D">
      <w:pPr>
        <w:pStyle w:val="CommentText"/>
      </w:pPr>
      <w:r>
        <w:rPr>
          <w:rStyle w:val="CommentReference"/>
        </w:rPr>
        <w:annotationRef/>
      </w:r>
      <w:r>
        <w:t xml:space="preserve">I can access the Communications in the Anonymous Section however I agree with Peter's comments, on how the anonymous vs authenticated communiques are categorized as such but perhaps it is already established through the old SG site and we just need a line or two to address that?  </w:t>
      </w:r>
    </w:p>
  </w:comment>
  <w:comment w:id="103" w:author="Lindstrom, Peter (SSC/SPC)" w:date="2024-05-22T14:26:00Z" w:initials="L(">
    <w:p w14:paraId="60D85260" w14:textId="20CE3785" w:rsidR="001F1742" w:rsidRDefault="001F1742">
      <w:pPr>
        <w:pStyle w:val="CommentText"/>
      </w:pPr>
      <w:r>
        <w:rPr>
          <w:rStyle w:val="CommentReference"/>
        </w:rPr>
        <w:annotationRef/>
      </w:r>
      <w:r w:rsidRPr="568CB9F3">
        <w:t>Not sure any of this is real.. there is nothing classifying communiques that i know of.</w:t>
      </w:r>
    </w:p>
  </w:comment>
  <w:comment w:id="104" w:author="Olstad, Joe (SSC/SPC)" w:date="2024-05-28T11:37:00Z" w:initials="O(">
    <w:p w14:paraId="057A0F97" w14:textId="37542F46" w:rsidR="002638B7" w:rsidRDefault="002638B7">
      <w:pPr>
        <w:pStyle w:val="CommentText"/>
      </w:pPr>
      <w:r>
        <w:rPr>
          <w:rStyle w:val="CommentReference"/>
        </w:rPr>
        <w:annotationRef/>
      </w:r>
      <w:r w:rsidRPr="332D0295">
        <w:t xml:space="preserve">ICNs likely need a workflow.  </w:t>
      </w:r>
      <w:r>
        <w:fldChar w:fldCharType="begin"/>
      </w:r>
      <w:r>
        <w:instrText xml:space="preserve"> HYPERLINK "mailto:Brandon.Anthony@ssc-spc.gc.ca"</w:instrText>
      </w:r>
      <w:bookmarkStart w:id="105" w:name="_@_B5BFD69CA87E480488694A02EB3D72C8Z"/>
      <w:r>
        <w:fldChar w:fldCharType="separate"/>
      </w:r>
      <w:bookmarkEnd w:id="105"/>
      <w:r w:rsidRPr="49946043">
        <w:rPr>
          <w:rStyle w:val="Mention"/>
          <w:noProof/>
        </w:rPr>
        <w:t>@Anthony, Brandon (SSC/SPC)</w:t>
      </w:r>
      <w:r>
        <w:fldChar w:fldCharType="end"/>
      </w:r>
      <w:r w:rsidRPr="28EB13A7">
        <w:t xml:space="preserve"> </w:t>
      </w:r>
    </w:p>
  </w:comment>
  <w:comment w:id="114" w:author="Matta, Zeina (SSC/SPC)" w:date="2024-05-14T12:10:00Z" w:initials="M(">
    <w:p w14:paraId="2FAF4715" w14:textId="77777777" w:rsidR="00EF4CEB" w:rsidRDefault="00EF4CEB" w:rsidP="00EF4CEB">
      <w:pPr>
        <w:pStyle w:val="CommentText"/>
      </w:pPr>
      <w:r>
        <w:t>How will recipients be selected? e.g. from the Drupal list of users, manually entered by the change management team, etc?</w:t>
      </w:r>
      <w:r>
        <w:rPr>
          <w:rStyle w:val="CommentReference"/>
        </w:rPr>
        <w:annotationRef/>
      </w:r>
    </w:p>
  </w:comment>
  <w:comment w:id="115" w:author="Anthony, Brandon (SSC/SPC)" w:date="2024-05-14T12:23:00Z" w:initials="AB(">
    <w:p w14:paraId="7246AAD8" w14:textId="77777777" w:rsidR="00EF4CEB" w:rsidRDefault="00EF4CEB" w:rsidP="00EF4CEB">
      <w:pPr>
        <w:pStyle w:val="CommentText"/>
      </w:pPr>
      <w:r>
        <w:rPr>
          <w:rStyle w:val="CommentReference"/>
        </w:rPr>
        <w:annotationRef/>
      </w:r>
      <w:r>
        <w:t xml:space="preserve">Manually entered by the Change management team </w:t>
      </w:r>
    </w:p>
  </w:comment>
  <w:comment w:id="116" w:author="Matta, Zeina (SSC/SPC)" w:date="2024-05-14T12:09:00Z" w:initials="M(">
    <w:p w14:paraId="1C1525D8" w14:textId="77777777" w:rsidR="00EF4CEB" w:rsidRDefault="00EF4CEB" w:rsidP="00EF4CEB">
      <w:pPr>
        <w:pStyle w:val="CommentText"/>
      </w:pPr>
      <w:r>
        <w:t>Will this be an automated check or a manual check?</w:t>
      </w:r>
      <w:r>
        <w:rPr>
          <w:rStyle w:val="CommentReference"/>
        </w:rPr>
        <w:annotationRef/>
      </w:r>
    </w:p>
  </w:comment>
  <w:comment w:id="117" w:author="Anthony, Brandon (SSC/SPC)" w:date="2024-05-14T12:24:00Z" w:initials="AB(">
    <w:p w14:paraId="72598F3B" w14:textId="77777777" w:rsidR="00EF4CEB" w:rsidRDefault="00EF4CEB" w:rsidP="00EF4CEB">
      <w:pPr>
        <w:pStyle w:val="CommentText"/>
      </w:pPr>
      <w:r>
        <w:rPr>
          <w:rStyle w:val="CommentReference"/>
        </w:rPr>
        <w:annotationRef/>
      </w:r>
      <w:r>
        <w:t>An automatic check, similar to the one being done while authorizing a user</w:t>
      </w:r>
    </w:p>
  </w:comment>
  <w:comment w:id="118" w:author="Matta, Zeina (SSC/SPC)" w:date="2024-05-14T12:11:00Z" w:initials="M(">
    <w:p w14:paraId="70D8BA60" w14:textId="77777777" w:rsidR="00EF4CEB" w:rsidRDefault="00EF4CEB" w:rsidP="00EF4CEB">
      <w:pPr>
        <w:pStyle w:val="CommentText"/>
      </w:pPr>
      <w:r>
        <w:t>similar to the question above, will there be a pre-vetted list of users/emails to select from or will these edits be entered completely manually by the team members?</w:t>
      </w:r>
      <w:r>
        <w:rPr>
          <w:rStyle w:val="CommentReference"/>
        </w:rPr>
        <w:annotationRef/>
      </w:r>
    </w:p>
  </w:comment>
  <w:comment w:id="119" w:author="Anthony, Brandon (SSC/SPC)" w:date="2024-05-14T12:25:00Z" w:initials="AB(">
    <w:p w14:paraId="4572DD1A" w14:textId="77777777" w:rsidR="00EF4CEB" w:rsidRDefault="00EF4CEB" w:rsidP="00EF4CEB">
      <w:pPr>
        <w:pStyle w:val="CommentText"/>
      </w:pPr>
      <w:r>
        <w:rPr>
          <w:rStyle w:val="CommentReference"/>
        </w:rPr>
        <w:annotationRef/>
      </w:r>
      <w:r>
        <w:t>It would be the same as the authorized user list only allowing a given email domain, such as @ssc-spc.gc.ca</w:t>
      </w:r>
    </w:p>
  </w:comment>
  <w:comment w:id="122" w:author="Redquest, Michael (SSC/SPC)" w:date="2024-09-05T06:58:00Z" w:initials="R(">
    <w:p w14:paraId="1C71609F" w14:textId="5E7AE0F9" w:rsidR="16CF8E7B" w:rsidRDefault="16CF8E7B">
      <w:pPr>
        <w:pStyle w:val="CommentText"/>
      </w:pPr>
      <w:r>
        <w:t>I can see this being where we add more details around workflow. I assume email won't be sent until the ICN is published...but can exist in a draft state before that. Also curious if functionality exists to schedule publishing in advance. Will follow up with Peter.</w:t>
      </w:r>
      <w:r>
        <w:rPr>
          <w:rStyle w:val="CommentReference"/>
        </w:rPr>
        <w:annotationRef/>
      </w:r>
    </w:p>
  </w:comment>
  <w:comment w:id="129" w:author="Farrell, Rebecca (SSC/SPC)" w:date="2024-06-06T12:16:00Z" w:initials="FR(">
    <w:p w14:paraId="5FB42B46" w14:textId="70D4FE7B" w:rsidR="00713942" w:rsidRDefault="00E8418C">
      <w:pPr>
        <w:pStyle w:val="CommentText"/>
      </w:pPr>
      <w:r>
        <w:rPr>
          <w:rStyle w:val="CommentReference"/>
        </w:rPr>
        <w:annotationRef/>
      </w:r>
      <w:r w:rsidR="00713942">
        <w:rPr>
          <w:color w:val="2A283C"/>
        </w:rPr>
        <w:t>There is an  'Organizational Dashboard' which displays Communications and a link to the reports; but does not display any overview of anything</w:t>
      </w:r>
      <w:r w:rsidR="00713942">
        <w:rPr>
          <w:color w:val="2A283C"/>
        </w:rPr>
        <w:br/>
      </w:r>
      <w:r w:rsidR="00713942">
        <w:rPr>
          <w:color w:val="2A283C"/>
        </w:rPr>
        <w:br/>
        <w:t>There is a 'Client Dashboard' that is displayed after selecting the Reports; which displays the overview.</w:t>
      </w:r>
      <w:r w:rsidR="00713942">
        <w:rPr>
          <w:color w:val="2A283C"/>
        </w:rPr>
        <w:br/>
      </w:r>
      <w:r w:rsidR="00713942">
        <w:rPr>
          <w:color w:val="2A283C"/>
        </w:rPr>
        <w:br/>
        <w:t>The two should be differentiated but perhaps its irrelevant at this stage ☺️</w:t>
      </w:r>
    </w:p>
  </w:comment>
  <w:comment w:id="130" w:author="Saab, Abed (SSC/SPC)" w:date="2024-06-10T08:58:00Z" w:initials="SA(">
    <w:p w14:paraId="363C317B" w14:textId="77777777" w:rsidR="00A35972" w:rsidRDefault="00A35972">
      <w:pPr>
        <w:pStyle w:val="CommentText"/>
      </w:pPr>
      <w:r>
        <w:rPr>
          <w:rStyle w:val="CommentReference"/>
        </w:rPr>
        <w:annotationRef/>
      </w:r>
      <w:r>
        <w:t>Good point - this should be adjusted as it is - as Rebecca is pointing out - describing the dashboard + elements that are in the reports (business requests, etc)</w:t>
      </w:r>
    </w:p>
  </w:comment>
  <w:comment w:id="131" w:author="Anthony, Brandon (SSC/SPC)" w:date="2024-06-11T14:03:00Z" w:initials="AB(">
    <w:p w14:paraId="2BFE168C" w14:textId="77777777" w:rsidR="00722857" w:rsidRDefault="00722857">
      <w:pPr>
        <w:pStyle w:val="CommentText"/>
      </w:pPr>
      <w:r>
        <w:rPr>
          <w:rStyle w:val="CommentReference"/>
        </w:rPr>
        <w:annotationRef/>
      </w:r>
      <w:r>
        <w:t xml:space="preserve">How do we feel about reporting dashboard </w:t>
      </w:r>
    </w:p>
  </w:comment>
  <w:comment w:id="140" w:author="Lindstrom, Peter (SSC/SPC)" w:date="2024-05-22T14:35:00Z" w:initials="L(">
    <w:p w14:paraId="480B97A7" w14:textId="1F6D3D38" w:rsidR="00D53BD0" w:rsidRDefault="00D53BD0">
      <w:pPr>
        <w:pStyle w:val="CommentText"/>
      </w:pPr>
      <w:r>
        <w:rPr>
          <w:rStyle w:val="CommentReference"/>
        </w:rPr>
        <w:annotationRef/>
      </w:r>
      <w:r w:rsidRPr="36F493D7">
        <w:t>steps 12/13 are a bit out of order.. we can't verify a user's attributes if we haven't yet created (provisioned) an account for them.</w:t>
      </w:r>
    </w:p>
  </w:comment>
  <w:comment w:id="141" w:author="Saab, Abed (SSC/SPC)" w:date="2024-05-27T06:54:00Z" w:initials="SA(">
    <w:p w14:paraId="43781C71" w14:textId="77777777" w:rsidR="00904EB4" w:rsidRDefault="00904EB4">
      <w:pPr>
        <w:pStyle w:val="CommentText"/>
      </w:pPr>
      <w:r>
        <w:rPr>
          <w:rStyle w:val="CommentReference"/>
        </w:rPr>
        <w:annotationRef/>
      </w:r>
      <w:r>
        <w:t>Good morning Peter, can you please review and let me know if this sequence makes more sense?</w:t>
      </w:r>
    </w:p>
  </w:comment>
  <w:comment w:id="142" w:author="Anthony, Brandon (SSC/SPC)" w:date="2024-06-13T09:36:00Z" w:initials="AB(">
    <w:p w14:paraId="3DF604D4" w14:textId="4AE05CE0" w:rsidR="00702593" w:rsidRDefault="00702593">
      <w:pPr>
        <w:pStyle w:val="CommentText"/>
      </w:pPr>
      <w:r>
        <w:rPr>
          <w:rStyle w:val="CommentReference"/>
        </w:rPr>
        <w:annotationRef/>
      </w:r>
      <w:r>
        <w:fldChar w:fldCharType="begin"/>
      </w:r>
      <w:r>
        <w:instrText>HYPERLINK "mailto:Peter.Lindstrom@ssc-spc.gc.ca"</w:instrText>
      </w:r>
      <w:bookmarkStart w:id="143" w:name="_@_4441470775104E739DC8449DAB959B2AZ"/>
      <w:r>
        <w:fldChar w:fldCharType="separate"/>
      </w:r>
      <w:bookmarkEnd w:id="143"/>
      <w:r w:rsidRPr="00702593">
        <w:rPr>
          <w:rStyle w:val="Mention"/>
          <w:noProof/>
        </w:rPr>
        <w:t>@Lindstrom, Peter (SSC/SPC)</w:t>
      </w:r>
      <w:r>
        <w:fldChar w:fldCharType="end"/>
      </w:r>
      <w:r>
        <w:t xml:space="preserve"> You might have to open the FD for this one </w:t>
      </w:r>
    </w:p>
  </w:comment>
  <w:comment w:id="135" w:author="Farrell, Rebecca (SSC/SPC)" w:date="2024-06-06T12:21:00Z" w:initials="FR(">
    <w:p w14:paraId="155D007A" w14:textId="55452EED" w:rsidR="008C3681" w:rsidRDefault="005C078B">
      <w:pPr>
        <w:pStyle w:val="CommentText"/>
      </w:pPr>
      <w:r>
        <w:rPr>
          <w:rStyle w:val="CommentReference"/>
        </w:rPr>
        <w:annotationRef/>
      </w:r>
      <w:r w:rsidR="008C3681">
        <w:rPr>
          <w:color w:val="2A283C"/>
        </w:rPr>
        <w:t xml:space="preserve">I went directly from Step 2 to Step 14 skipping all the steps in between without being redirected to Azure Login or MFA and without entering any login information. </w:t>
      </w:r>
      <w:r w:rsidR="008C3681">
        <w:rPr>
          <w:color w:val="2A283C"/>
        </w:rPr>
        <w:br/>
      </w:r>
      <w:r w:rsidR="008C3681">
        <w:rPr>
          <w:color w:val="2A283C"/>
        </w:rPr>
        <w:br/>
        <w:t xml:space="preserve">Is this the expected behaviour that it should all be done seamless behind the scenes? I was expecting to have to enter my email address and/or password based on the requirements identified in the document. </w:t>
      </w:r>
    </w:p>
  </w:comment>
  <w:comment w:id="136" w:author="Saab, Abed (SSC/SPC)" w:date="2024-06-10T09:10:00Z" w:initials="SA(">
    <w:p w14:paraId="55991CD1" w14:textId="77777777" w:rsidR="00122B39" w:rsidRDefault="00122B39">
      <w:pPr>
        <w:pStyle w:val="CommentText"/>
      </w:pPr>
      <w:r>
        <w:rPr>
          <w:rStyle w:val="CommentReference"/>
        </w:rPr>
        <w:annotationRef/>
      </w:r>
      <w:r>
        <w:t>Good catch - I mentioned in my response above why this is the case but the diagram does indeed require adjustments to show this skip path which I did. Let me know if this makes more sense now.</w:t>
      </w:r>
    </w:p>
  </w:comment>
  <w:comment w:id="137" w:author="Anthony, Brandon (SSC/SPC)" w:date="2024-06-11T14:05:00Z" w:initials="AB(">
    <w:p w14:paraId="6293E4CA" w14:textId="21790300" w:rsidR="002C0A66" w:rsidRDefault="002C0A66">
      <w:pPr>
        <w:pStyle w:val="CommentText"/>
      </w:pPr>
      <w:r>
        <w:rPr>
          <w:rStyle w:val="CommentReference"/>
        </w:rPr>
        <w:annotationRef/>
      </w:r>
      <w:r>
        <w:fldChar w:fldCharType="begin"/>
      </w:r>
      <w:r>
        <w:instrText>HYPERLINK "mailto:rebecca.farrell@ssc-spc.gc.ca"</w:instrText>
      </w:r>
      <w:bookmarkStart w:id="144" w:name="_@_2E5C84F429C54AB79F9A1E7E18143EC2Z"/>
      <w:r>
        <w:fldChar w:fldCharType="separate"/>
      </w:r>
      <w:bookmarkEnd w:id="144"/>
      <w:r w:rsidRPr="002C0A66">
        <w:rPr>
          <w:rStyle w:val="Mention"/>
          <w:noProof/>
        </w:rPr>
        <w:t>@Farrell, Rebecca (SSC/SPC)</w:t>
      </w:r>
      <w:r>
        <w:fldChar w:fldCharType="end"/>
      </w:r>
      <w:r>
        <w:t xml:space="preserve"> do you mind quickly checking this over again?</w:t>
      </w:r>
    </w:p>
  </w:comment>
  <w:comment w:id="138" w:author="Farrell, Rebecca (SSC/SPC)" w:date="2024-06-12T06:33:00Z" w:initials="">
    <w:p w14:paraId="4FDBEEF0" w14:textId="5F61A725" w:rsidR="00757DAE" w:rsidRDefault="00757DAE">
      <w:pPr>
        <w:pStyle w:val="CommentText"/>
      </w:pPr>
      <w:r>
        <w:rPr>
          <w:rStyle w:val="CommentReference"/>
        </w:rPr>
        <w:annotationRef/>
      </w:r>
      <w:r>
        <w:t>So to confirm, it is expected that an authorized user simply clicks the 'login' button and isn't instructed for anything further - no credentials need to be entered . just the press of a button and done?</w:t>
      </w:r>
    </w:p>
  </w:comment>
  <w:comment w:id="139" w:author="Saab, Abed (SSC/SPC)" w:date="2024-06-13T08:01:00Z" w:initials="SA(">
    <w:p w14:paraId="2AA2466B" w14:textId="77777777" w:rsidR="00DB5533" w:rsidRDefault="00DB5533">
      <w:pPr>
        <w:pStyle w:val="CommentText"/>
      </w:pPr>
      <w:r>
        <w:rPr>
          <w:rStyle w:val="CommentReference"/>
        </w:rPr>
        <w:annotationRef/>
      </w:r>
      <w:r>
        <w:t>Yes - if they have already logged in to their M365 account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EB4358" w15:done="1"/>
  <w15:commentEx w15:paraId="7ABE4546" w15:paraIdParent="48EB4358" w15:done="1"/>
  <w15:commentEx w15:paraId="5D14180F" w15:done="1"/>
  <w15:commentEx w15:paraId="33AA33C1" w15:done="1"/>
  <w15:commentEx w15:paraId="69547A3C" w15:done="1"/>
  <w15:commentEx w15:paraId="5498D4A2" w15:done="0"/>
  <w15:commentEx w15:paraId="5D9312FE" w15:paraIdParent="5498D4A2" w15:done="0"/>
  <w15:commentEx w15:paraId="04C39D8D" w15:paraIdParent="5498D4A2" w15:done="0"/>
  <w15:commentEx w15:paraId="64FE4538" w15:paraIdParent="5498D4A2" w15:done="0"/>
  <w15:commentEx w15:paraId="37EFEA45" w15:done="1"/>
  <w15:commentEx w15:paraId="62287527" w15:paraIdParent="37EFEA45" w15:done="1"/>
  <w15:commentEx w15:paraId="1810BB26" w15:done="1"/>
  <w15:commentEx w15:paraId="664CDEC3" w15:paraIdParent="1810BB26" w15:done="1"/>
  <w15:commentEx w15:paraId="4A79CE41" w15:done="0"/>
  <w15:commentEx w15:paraId="241C8D96" w15:paraIdParent="4A79CE41" w15:done="0"/>
  <w15:commentEx w15:paraId="5D4058CC" w15:paraIdParent="4A79CE41" w15:done="0"/>
  <w15:commentEx w15:paraId="5E196786" w15:paraIdParent="4A79CE41" w15:done="0"/>
  <w15:commentEx w15:paraId="4A0373FE" w15:paraIdParent="4A79CE41" w15:done="0"/>
  <w15:commentEx w15:paraId="7591CA73" w15:done="0"/>
  <w15:commentEx w15:paraId="18890E0B" w15:paraIdParent="7591CA73" w15:done="0"/>
  <w15:commentEx w15:paraId="56084DB7" w15:done="1"/>
  <w15:commentEx w15:paraId="6A9061A9" w15:paraIdParent="56084DB7" w15:done="1"/>
  <w15:commentEx w15:paraId="0A6C893E" w15:done="1"/>
  <w15:commentEx w15:paraId="60D85260" w15:done="1"/>
  <w15:commentEx w15:paraId="057A0F97" w15:done="0"/>
  <w15:commentEx w15:paraId="2FAF4715" w15:done="0"/>
  <w15:commentEx w15:paraId="7246AAD8" w15:paraIdParent="2FAF4715" w15:done="0"/>
  <w15:commentEx w15:paraId="1C1525D8" w15:done="0"/>
  <w15:commentEx w15:paraId="72598F3B" w15:paraIdParent="1C1525D8" w15:done="0"/>
  <w15:commentEx w15:paraId="70D8BA60" w15:done="0"/>
  <w15:commentEx w15:paraId="4572DD1A" w15:paraIdParent="70D8BA60" w15:done="0"/>
  <w15:commentEx w15:paraId="1C71609F" w15:done="0"/>
  <w15:commentEx w15:paraId="5FB42B46" w15:done="0"/>
  <w15:commentEx w15:paraId="363C317B" w15:paraIdParent="5FB42B46" w15:done="0"/>
  <w15:commentEx w15:paraId="2BFE168C" w15:paraIdParent="5FB42B46" w15:done="0"/>
  <w15:commentEx w15:paraId="480B97A7" w15:done="0"/>
  <w15:commentEx w15:paraId="43781C71" w15:paraIdParent="480B97A7" w15:done="0"/>
  <w15:commentEx w15:paraId="3DF604D4" w15:paraIdParent="480B97A7" w15:done="0"/>
  <w15:commentEx w15:paraId="155D007A" w15:done="0"/>
  <w15:commentEx w15:paraId="55991CD1" w15:paraIdParent="155D007A" w15:done="0"/>
  <w15:commentEx w15:paraId="6293E4CA" w15:paraIdParent="155D007A" w15:done="0"/>
  <w15:commentEx w15:paraId="4FDBEEF0" w15:paraIdParent="155D007A" w15:done="0"/>
  <w15:commentEx w15:paraId="2AA2466B" w15:paraIdParent="155D00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0C22A2" w16cex:dateUtc="2024-06-06T15:57:00Z"/>
  <w16cex:commentExtensible w16cex:durableId="2A113CD5" w16cex:dateUtc="2024-06-10T12:50:00Z"/>
  <w16cex:commentExtensible w16cex:durableId="5B58358A" w16cex:dateUtc="2024-08-06T12:50:00Z"/>
  <w16cex:commentExtensible w16cex:durableId="1E93907A" w16cex:dateUtc="2024-08-06T12:51:00Z"/>
  <w16cex:commentExtensible w16cex:durableId="778CD7BC" w16cex:dateUtc="2024-08-06T13:17:00Z"/>
  <w16cex:commentExtensible w16cex:durableId="2A0C29D4" w16cex:dateUtc="2024-06-06T16:28:00Z"/>
  <w16cex:commentExtensible w16cex:durableId="2A114307" w16cex:dateUtc="2024-06-10T13:16:00Z"/>
  <w16cex:commentExtensible w16cex:durableId="2A1536E3" w16cex:dateUtc="2024-06-13T13:14:00Z"/>
  <w16cex:commentExtensible w16cex:durableId="12917116" w16cex:dateUtc="2024-06-13T15:30:00Z"/>
  <w16cex:commentExtensible w16cex:durableId="2A0C2353" w16cex:dateUtc="2024-06-06T16:00:00Z"/>
  <w16cex:commentExtensible w16cex:durableId="2A113D8B" w16cex:dateUtc="2024-06-10T12:53:00Z"/>
  <w16cex:commentExtensible w16cex:durableId="2A0C238F" w16cex:dateUtc="2024-06-06T16:01:00Z"/>
  <w16cex:commentExtensible w16cex:durableId="2A113DC3" w16cex:dateUtc="2024-06-10T12:54:00Z"/>
  <w16cex:commentExtensible w16cex:durableId="2A0D4162" w16cex:dateUtc="2024-06-07T12:20:00Z"/>
  <w16cex:commentExtensible w16cex:durableId="2A113E1E" w16cex:dateUtc="2024-06-10T12:55:00Z"/>
  <w16cex:commentExtensible w16cex:durableId="2A1538FF" w16cex:dateUtc="2024-06-13T13:23:00Z"/>
  <w16cex:commentExtensible w16cex:durableId="2A153B35" w16cex:dateUtc="2024-06-13T13:32:00Z"/>
  <w16cex:commentExtensible w16cex:durableId="6685620D" w16cex:dateUtc="2024-06-13T15:28:00Z"/>
  <w16cex:commentExtensible w16cex:durableId="2C3A736B" w16cex:dateUtc="2024-08-06T13:37:00Z"/>
  <w16cex:commentExtensible w16cex:durableId="2A5F6857" w16cex:dateUtc="2024-08-08T19:52:00Z"/>
  <w16cex:commentExtensible w16cex:durableId="2A0C358A" w16cex:dateUtc="2024-06-06T17:18:00Z"/>
  <w16cex:commentExtensible w16cex:durableId="2A113E4C" w16cex:dateUtc="2024-06-10T12:56:00Z"/>
  <w16cex:commentExtensible w16cex:durableId="2A0C376A" w16cex:dateUtc="2024-06-06T17:26:00Z"/>
  <w16cex:commentExtensible w16cex:durableId="586AB24B" w16cex:dateUtc="2024-05-22T18:26:00Z"/>
  <w16cex:commentExtensible w16cex:durableId="7CF31E07" w16cex:dateUtc="2024-05-28T15:37:00Z"/>
  <w16cex:commentExtensible w16cex:durableId="0BEF41E4" w16cex:dateUtc="2024-05-14T16:10:00Z"/>
  <w16cex:commentExtensible w16cex:durableId="29EDD65A" w16cex:dateUtc="2024-05-14T16:23:00Z"/>
  <w16cex:commentExtensible w16cex:durableId="3B7815F3" w16cex:dateUtc="2024-05-14T16:09:00Z"/>
  <w16cex:commentExtensible w16cex:durableId="29EDD678" w16cex:dateUtc="2024-05-14T16:24:00Z"/>
  <w16cex:commentExtensible w16cex:durableId="5B65C0D7" w16cex:dateUtc="2024-05-14T16:11:00Z"/>
  <w16cex:commentExtensible w16cex:durableId="29EDD6AA" w16cex:dateUtc="2024-05-14T16:25:00Z"/>
  <w16cex:commentExtensible w16cex:durableId="3E8E3F9F" w16cex:dateUtc="2024-09-05T10:58:00Z"/>
  <w16cex:commentExtensible w16cex:durableId="2A0C2709" w16cex:dateUtc="2024-06-06T16:16:00Z"/>
  <w16cex:commentExtensible w16cex:durableId="2A113EA8" w16cex:dateUtc="2024-06-10T12:58:00Z"/>
  <w16cex:commentExtensible w16cex:durableId="2A12D7C3" w16cex:dateUtc="2024-06-11T18:03:00Z"/>
  <w16cex:commentExtensible w16cex:durableId="158E28DD" w16cex:dateUtc="2024-05-22T18:35:00Z"/>
  <w16cex:commentExtensible w16cex:durableId="29FEACA8" w16cex:dateUtc="2024-05-27T10:54:00Z"/>
  <w16cex:commentExtensible w16cex:durableId="2A153C17" w16cex:dateUtc="2024-06-13T13:36:00Z"/>
  <w16cex:commentExtensible w16cex:durableId="2A0C283B" w16cex:dateUtc="2024-06-06T16:21:00Z"/>
  <w16cex:commentExtensible w16cex:durableId="2A11419F" w16cex:dateUtc="2024-06-10T13:10:00Z"/>
  <w16cex:commentExtensible w16cex:durableId="2A12D830" w16cex:dateUtc="2024-06-11T18:05:00Z"/>
  <w16cex:commentExtensible w16cex:durableId="0B16279B" w16cex:dateUtc="2024-06-12T13:33:00Z"/>
  <w16cex:commentExtensible w16cex:durableId="2A1525DA" w16cex:dateUtc="2024-06-13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EB4358" w16cid:durableId="2A0C22A2"/>
  <w16cid:commentId w16cid:paraId="7ABE4546" w16cid:durableId="2A113CD5"/>
  <w16cid:commentId w16cid:paraId="5D14180F" w16cid:durableId="5B58358A"/>
  <w16cid:commentId w16cid:paraId="33AA33C1" w16cid:durableId="1E93907A"/>
  <w16cid:commentId w16cid:paraId="69547A3C" w16cid:durableId="778CD7BC"/>
  <w16cid:commentId w16cid:paraId="5498D4A2" w16cid:durableId="2A0C29D4"/>
  <w16cid:commentId w16cid:paraId="5D9312FE" w16cid:durableId="2A114307"/>
  <w16cid:commentId w16cid:paraId="04C39D8D" w16cid:durableId="2A1536E3"/>
  <w16cid:commentId w16cid:paraId="64FE4538" w16cid:durableId="12917116"/>
  <w16cid:commentId w16cid:paraId="37EFEA45" w16cid:durableId="2A0C2353"/>
  <w16cid:commentId w16cid:paraId="62287527" w16cid:durableId="2A113D8B"/>
  <w16cid:commentId w16cid:paraId="1810BB26" w16cid:durableId="2A0C238F"/>
  <w16cid:commentId w16cid:paraId="664CDEC3" w16cid:durableId="2A113DC3"/>
  <w16cid:commentId w16cid:paraId="4A79CE41" w16cid:durableId="2A0D4162"/>
  <w16cid:commentId w16cid:paraId="241C8D96" w16cid:durableId="2A113E1E"/>
  <w16cid:commentId w16cid:paraId="5D4058CC" w16cid:durableId="2A1538FF"/>
  <w16cid:commentId w16cid:paraId="5E196786" w16cid:durableId="2A153B35"/>
  <w16cid:commentId w16cid:paraId="4A0373FE" w16cid:durableId="6685620D"/>
  <w16cid:commentId w16cid:paraId="7591CA73" w16cid:durableId="2C3A736B"/>
  <w16cid:commentId w16cid:paraId="18890E0B" w16cid:durableId="2A5F6857"/>
  <w16cid:commentId w16cid:paraId="56084DB7" w16cid:durableId="2A0C358A"/>
  <w16cid:commentId w16cid:paraId="6A9061A9" w16cid:durableId="2A113E4C"/>
  <w16cid:commentId w16cid:paraId="0A6C893E" w16cid:durableId="2A0C376A"/>
  <w16cid:commentId w16cid:paraId="60D85260" w16cid:durableId="586AB24B"/>
  <w16cid:commentId w16cid:paraId="057A0F97" w16cid:durableId="7CF31E07"/>
  <w16cid:commentId w16cid:paraId="2FAF4715" w16cid:durableId="0BEF41E4"/>
  <w16cid:commentId w16cid:paraId="7246AAD8" w16cid:durableId="29EDD65A"/>
  <w16cid:commentId w16cid:paraId="1C1525D8" w16cid:durableId="3B7815F3"/>
  <w16cid:commentId w16cid:paraId="72598F3B" w16cid:durableId="29EDD678"/>
  <w16cid:commentId w16cid:paraId="70D8BA60" w16cid:durableId="5B65C0D7"/>
  <w16cid:commentId w16cid:paraId="4572DD1A" w16cid:durableId="29EDD6AA"/>
  <w16cid:commentId w16cid:paraId="1C71609F" w16cid:durableId="3E8E3F9F"/>
  <w16cid:commentId w16cid:paraId="5FB42B46" w16cid:durableId="2A0C2709"/>
  <w16cid:commentId w16cid:paraId="363C317B" w16cid:durableId="2A113EA8"/>
  <w16cid:commentId w16cid:paraId="2BFE168C" w16cid:durableId="2A12D7C3"/>
  <w16cid:commentId w16cid:paraId="480B97A7" w16cid:durableId="158E28DD"/>
  <w16cid:commentId w16cid:paraId="43781C71" w16cid:durableId="29FEACA8"/>
  <w16cid:commentId w16cid:paraId="3DF604D4" w16cid:durableId="2A153C17"/>
  <w16cid:commentId w16cid:paraId="155D007A" w16cid:durableId="2A0C283B"/>
  <w16cid:commentId w16cid:paraId="55991CD1" w16cid:durableId="2A11419F"/>
  <w16cid:commentId w16cid:paraId="6293E4CA" w16cid:durableId="2A12D830"/>
  <w16cid:commentId w16cid:paraId="4FDBEEF0" w16cid:durableId="0B16279B"/>
  <w16cid:commentId w16cid:paraId="2AA2466B" w16cid:durableId="2A1525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CED0E" w14:textId="77777777" w:rsidR="00C92BF9" w:rsidRDefault="00C92BF9" w:rsidP="007734F2">
      <w:pPr>
        <w:spacing w:line="240" w:lineRule="auto"/>
      </w:pPr>
      <w:r>
        <w:separator/>
      </w:r>
    </w:p>
  </w:endnote>
  <w:endnote w:type="continuationSeparator" w:id="0">
    <w:p w14:paraId="06413BF1" w14:textId="77777777" w:rsidR="00C92BF9" w:rsidRDefault="00C92BF9" w:rsidP="007734F2">
      <w:pPr>
        <w:spacing w:line="240" w:lineRule="auto"/>
      </w:pPr>
      <w:r>
        <w:continuationSeparator/>
      </w:r>
    </w:p>
  </w:endnote>
  <w:endnote w:type="continuationNotice" w:id="1">
    <w:p w14:paraId="53ACC629" w14:textId="77777777" w:rsidR="00C92BF9" w:rsidRDefault="00C92B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1" w:fontKey="{C71921CA-8A03-4B66-888D-05C956DDB816}"/>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embedRegular r:id="rId2" w:fontKey="{B031BA52-ECBA-41D8-97E9-C194D99D0360}"/>
    <w:embedBold r:id="rId3" w:fontKey="{6A1F64C9-0A16-4A5D-BA3C-FB2E2DEC4A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41434" w14:textId="18236888" w:rsidR="002C55CE" w:rsidRDefault="002C55CE">
    <w:pPr>
      <w:pStyle w:val="Footer"/>
    </w:pPr>
    <w:r>
      <w:rPr>
        <w:noProof/>
        <w:color w:val="FFFFFF" w:themeColor="background1"/>
      </w:rPr>
      <mc:AlternateContent>
        <mc:Choice Requires="wps">
          <w:drawing>
            <wp:anchor distT="0" distB="0" distL="114300" distR="114300" simplePos="0" relativeHeight="251658242" behindDoc="0" locked="0" layoutInCell="1" allowOverlap="1" wp14:anchorId="216DF3E3" wp14:editId="7BE092B5">
              <wp:simplePos x="0" y="0"/>
              <wp:positionH relativeFrom="rightMargin">
                <wp:posOffset>-228600</wp:posOffset>
              </wp:positionH>
              <wp:positionV relativeFrom="bottomMargin">
                <wp:posOffset>125730</wp:posOffset>
              </wp:positionV>
              <wp:extent cx="274320" cy="274320"/>
              <wp:effectExtent l="0" t="0" r="11430" b="11430"/>
              <wp:wrapNone/>
              <wp:docPr id="2" name="Oval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 cy="27432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631150" w14:textId="77777777" w:rsidR="002C55CE" w:rsidRPr="00BA2433" w:rsidRDefault="002C55CE" w:rsidP="002C55CE">
                          <w:pPr>
                            <w:jc w:val="center"/>
                            <w:rPr>
                              <w:b/>
                              <w:bCs/>
                              <w:color w:val="FFFFFF" w:themeColor="background1"/>
                              <w:szCs w:val="24"/>
                            </w:rPr>
                          </w:pPr>
                          <w:r w:rsidRPr="00BA2433">
                            <w:rPr>
                              <w:b/>
                              <w:bCs/>
                              <w:color w:val="FFFFFF" w:themeColor="background1"/>
                              <w:szCs w:val="24"/>
                            </w:rPr>
                            <w:fldChar w:fldCharType="begin"/>
                          </w:r>
                          <w:r w:rsidRPr="00BA2433">
                            <w:rPr>
                              <w:b/>
                              <w:bCs/>
                              <w:color w:val="FFFFFF" w:themeColor="background1"/>
                              <w:szCs w:val="24"/>
                            </w:rPr>
                            <w:instrText xml:space="preserve"> PAGE   \* MERGEFORMAT </w:instrText>
                          </w:r>
                          <w:r w:rsidRPr="00BA2433">
                            <w:rPr>
                              <w:b/>
                              <w:bCs/>
                              <w:color w:val="FFFFFF" w:themeColor="background1"/>
                              <w:szCs w:val="24"/>
                            </w:rPr>
                            <w:fldChar w:fldCharType="separate"/>
                          </w:r>
                          <w:r w:rsidRPr="00BA2433">
                            <w:rPr>
                              <w:b/>
                              <w:bCs/>
                              <w:noProof/>
                              <w:color w:val="FFFFFF" w:themeColor="background1"/>
                              <w:szCs w:val="24"/>
                            </w:rPr>
                            <w:t>1</w:t>
                          </w:r>
                          <w:r w:rsidRPr="00BA2433">
                            <w:rPr>
                              <w:b/>
                              <w:bCs/>
                              <w:noProof/>
                              <w:color w:val="FFFFFF" w:themeColor="background1"/>
                              <w:szCs w:val="24"/>
                            </w:rPr>
                            <w:fldChar w:fldCharType="end"/>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6DF3E3" id="Oval 2" o:spid="_x0000_s1028" alt="&quot;&quot;" style="position:absolute;margin-left:-18pt;margin-top:9.9pt;width:21.6pt;height:21.6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" fillcolor="#2a283c [3213]" strokecolor="#221853 [1604]" strokeweight="1pt">
              <v:stroke joinstyle="miter"/>
              <v:textbox inset="0,0,0,0">
                <w:txbxContent>
                  <w:p w14:paraId="2D631150" w14:textId="77777777" w:rsidR="002C55CE" w:rsidRPr="00BA2433" w:rsidRDefault="002C55CE" w:rsidP="002C55CE">
                    <w:pPr>
                      <w:jc w:val="center"/>
                      <w:rPr>
                        <w:b/>
                        <w:bCs/>
                        <w:color w:val="FFFFFF" w:themeColor="background1"/>
                        <w:szCs w:val="24"/>
                      </w:rPr>
                    </w:pPr>
                    <w:r w:rsidRPr="00BA2433">
                      <w:rPr>
                        <w:b/>
                        <w:bCs/>
                        <w:color w:val="FFFFFF" w:themeColor="background1"/>
                        <w:szCs w:val="24"/>
                      </w:rPr>
                      <w:fldChar w:fldCharType="begin"/>
                    </w:r>
                    <w:r w:rsidRPr="00BA2433">
                      <w:rPr>
                        <w:b/>
                        <w:bCs/>
                        <w:color w:val="FFFFFF" w:themeColor="background1"/>
                        <w:szCs w:val="24"/>
                      </w:rPr>
                      <w:instrText xml:space="preserve"> PAGE   \* MERGEFORMAT </w:instrText>
                    </w:r>
                    <w:r w:rsidRPr="00BA2433">
                      <w:rPr>
                        <w:b/>
                        <w:bCs/>
                        <w:color w:val="FFFFFF" w:themeColor="background1"/>
                        <w:szCs w:val="24"/>
                      </w:rPr>
                      <w:fldChar w:fldCharType="separate"/>
                    </w:r>
                    <w:r w:rsidRPr="00BA2433">
                      <w:rPr>
                        <w:b/>
                        <w:bCs/>
                        <w:noProof/>
                        <w:color w:val="FFFFFF" w:themeColor="background1"/>
                        <w:szCs w:val="24"/>
                      </w:rPr>
                      <w:t>1</w:t>
                    </w:r>
                    <w:r w:rsidRPr="00BA2433">
                      <w:rPr>
                        <w:b/>
                        <w:bCs/>
                        <w:noProof/>
                        <w:color w:val="FFFFFF" w:themeColor="background1"/>
                        <w:szCs w:val="24"/>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2FF26" w14:textId="77777777" w:rsidR="00C92BF9" w:rsidRDefault="00C92BF9" w:rsidP="007734F2">
      <w:pPr>
        <w:spacing w:line="240" w:lineRule="auto"/>
      </w:pPr>
      <w:r>
        <w:separator/>
      </w:r>
    </w:p>
  </w:footnote>
  <w:footnote w:type="continuationSeparator" w:id="0">
    <w:p w14:paraId="21B10BB4" w14:textId="77777777" w:rsidR="00C92BF9" w:rsidRDefault="00C92BF9" w:rsidP="007734F2">
      <w:pPr>
        <w:spacing w:line="240" w:lineRule="auto"/>
      </w:pPr>
      <w:r>
        <w:continuationSeparator/>
      </w:r>
    </w:p>
  </w:footnote>
  <w:footnote w:type="continuationNotice" w:id="1">
    <w:p w14:paraId="3C5C9D02" w14:textId="77777777" w:rsidR="00C92BF9" w:rsidRDefault="00C92BF9">
      <w:pPr>
        <w:spacing w:after="0" w:line="240" w:lineRule="auto"/>
      </w:pPr>
    </w:p>
  </w:footnote>
  <w:footnote w:id="2">
    <w:p w14:paraId="697DB4B9" w14:textId="77777777" w:rsidR="008C2845" w:rsidRPr="00FE469D" w:rsidRDefault="008C2845">
      <w:pPr>
        <w:pStyle w:val="FootnoteText"/>
        <w:rPr>
          <w:lang w:val="en-US"/>
        </w:rPr>
      </w:pPr>
      <w:r>
        <w:rPr>
          <w:rStyle w:val="FootnoteReference"/>
        </w:rPr>
        <w:footnoteRef/>
      </w:r>
      <w:r>
        <w:t xml:space="preserve"> T</w:t>
      </w:r>
      <w:r w:rsidRPr="00FE469D">
        <w:t>his is for MVP only and will be evolved post MVP</w:t>
      </w:r>
      <w:r>
        <w:t xml:space="preserve"> with multiple roles allowing different levels of access.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186DB" w14:textId="07870455" w:rsidR="00FA3768" w:rsidRDefault="008F6D0F">
    <w:pPr>
      <w:pStyle w:val="Header"/>
    </w:pPr>
    <w:r>
      <w:rPr>
        <w:noProof/>
      </w:rPr>
      <mc:AlternateContent>
        <mc:Choice Requires="wps">
          <w:drawing>
            <wp:anchor distT="0" distB="0" distL="0" distR="0" simplePos="0" relativeHeight="251658244" behindDoc="0" locked="0" layoutInCell="1" allowOverlap="1" wp14:anchorId="61BDD465" wp14:editId="619F862D">
              <wp:simplePos x="635" y="635"/>
              <wp:positionH relativeFrom="page">
                <wp:align>right</wp:align>
              </wp:positionH>
              <wp:positionV relativeFrom="page">
                <wp:align>top</wp:align>
              </wp:positionV>
              <wp:extent cx="443865" cy="443865"/>
              <wp:effectExtent l="0" t="0" r="0" b="9525"/>
              <wp:wrapNone/>
              <wp:docPr id="5" name="Text Box 5"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55CC0E30" w14:textId="10492866"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1BDD465" id="_x0000_t202" coordsize="21600,21600" o:spt="202" path="m,l,21600r21600,l21600,xe">
              <v:stroke joinstyle="miter"/>
              <v:path gradientshapeok="t" o:connecttype="rect"/>
            </v:shapetype>
            <v:shape id="Text Box 5" o:spid="_x0000_s1026" type="#_x0000_t202" alt="Unclassified | Non classifié" style="position:absolute;margin-left:-16.25pt;margin-top:0;width:34.95pt;height:34.95pt;z-index:2516582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" filled="f" stroked="f">
              <v:textbox style="mso-fit-shape-to-text:t" inset="0,15pt,20pt,0">
                <w:txbxContent>
                  <w:p w14:paraId="55CC0E30" w14:textId="10492866"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12805426" w14:paraId="5A1D7818" w14:textId="77777777" w:rsidTr="12805426">
      <w:trPr>
        <w:trHeight w:val="300"/>
      </w:trPr>
      <w:tc>
        <w:tcPr>
          <w:tcW w:w="3600" w:type="dxa"/>
        </w:tcPr>
        <w:p w14:paraId="3374B57C" w14:textId="44711D40" w:rsidR="12805426" w:rsidRDefault="008F6D0F" w:rsidP="12805426">
          <w:pPr>
            <w:pStyle w:val="Header"/>
            <w:ind w:left="-115"/>
          </w:pPr>
          <w:r>
            <w:rPr>
              <w:noProof/>
            </w:rPr>
            <mc:AlternateContent>
              <mc:Choice Requires="wps">
                <w:drawing>
                  <wp:anchor distT="0" distB="0" distL="0" distR="0" simplePos="0" relativeHeight="251658245" behindDoc="0" locked="0" layoutInCell="1" allowOverlap="1" wp14:anchorId="427BF6B8" wp14:editId="0E739D83">
                    <wp:simplePos x="635" y="635"/>
                    <wp:positionH relativeFrom="page">
                      <wp:align>right</wp:align>
                    </wp:positionH>
                    <wp:positionV relativeFrom="page">
                      <wp:align>top</wp:align>
                    </wp:positionV>
                    <wp:extent cx="443865" cy="443865"/>
                    <wp:effectExtent l="0" t="0" r="0" b="9525"/>
                    <wp:wrapNone/>
                    <wp:docPr id="6" name="Text Box 6"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1E85FCED" w14:textId="1544E0E0"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27BF6B8" id="_x0000_t202" coordsize="21600,21600" o:spt="202" path="m,l,21600r21600,l21600,xe">
                    <v:stroke joinstyle="miter"/>
                    <v:path gradientshapeok="t" o:connecttype="rect"/>
                  </v:shapetype>
                  <v:shape id="Text Box 6" o:spid="_x0000_s1027" type="#_x0000_t202" alt="Unclassified | Non classifié" style="position:absolute;left:0;text-align:left;margin-left:-16.25pt;margin-top:0;width:34.95pt;height:34.95pt;z-index:251658245;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sEdijBgCAAAvBAAADgAAAAAAAAAAAAAAAAAuAgAAZHJzL2Uyb0RvYy54bWxQSwECLQAUAAYACAAA&#10;ACEAd1eEQtoAAAADAQAADwAAAAAAAAAAAAAAAAByBAAAZHJzL2Rvd25yZXYueG1sUEsFBgAAAAAE&#10;AAQA8wAAAHkFAAAAAA==&#10;" filled="f" stroked="f">
                    <v:textbox style="mso-fit-shape-to-text:t" inset="0,15pt,20pt,0">
                      <w:txbxContent>
                        <w:p w14:paraId="1E85FCED" w14:textId="1544E0E0"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v:textbox>
                    <w10:wrap anchorx="page" anchory="page"/>
                  </v:shape>
                </w:pict>
              </mc:Fallback>
            </mc:AlternateContent>
          </w:r>
        </w:p>
      </w:tc>
      <w:tc>
        <w:tcPr>
          <w:tcW w:w="3600" w:type="dxa"/>
        </w:tcPr>
        <w:p w14:paraId="71228800" w14:textId="7149048E" w:rsidR="12805426" w:rsidRDefault="12805426" w:rsidP="12805426">
          <w:pPr>
            <w:pStyle w:val="Header"/>
            <w:jc w:val="center"/>
          </w:pPr>
        </w:p>
      </w:tc>
      <w:tc>
        <w:tcPr>
          <w:tcW w:w="3600" w:type="dxa"/>
        </w:tcPr>
        <w:p w14:paraId="647B7871" w14:textId="425B9418" w:rsidR="12805426" w:rsidRDefault="12805426" w:rsidP="12805426">
          <w:pPr>
            <w:pStyle w:val="Header"/>
            <w:ind w:right="-115"/>
            <w:jc w:val="right"/>
          </w:pPr>
        </w:p>
      </w:tc>
    </w:tr>
  </w:tbl>
  <w:p w14:paraId="46D0B301" w14:textId="0D60809F" w:rsidR="12805426" w:rsidRDefault="12805426" w:rsidP="128054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82FA9" w14:textId="0744B16B" w:rsidR="005E13F7" w:rsidRDefault="008F6D0F">
    <w:pPr>
      <w:pStyle w:val="Header"/>
    </w:pPr>
    <w:r>
      <w:rPr>
        <w:noProof/>
      </w:rPr>
      <mc:AlternateContent>
        <mc:Choice Requires="wps">
          <w:drawing>
            <wp:anchor distT="0" distB="0" distL="0" distR="0" simplePos="0" relativeHeight="251658243" behindDoc="0" locked="0" layoutInCell="1" allowOverlap="1" wp14:anchorId="3723A7ED" wp14:editId="4AB3590A">
              <wp:simplePos x="635" y="635"/>
              <wp:positionH relativeFrom="page">
                <wp:align>right</wp:align>
              </wp:positionH>
              <wp:positionV relativeFrom="page">
                <wp:align>top</wp:align>
              </wp:positionV>
              <wp:extent cx="443865" cy="443865"/>
              <wp:effectExtent l="0" t="0" r="0" b="9525"/>
              <wp:wrapNone/>
              <wp:docPr id="3" name="Text Box 3"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30018660" w14:textId="458CEED6"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723A7ED" id="_x0000_t202" coordsize="21600,21600" o:spt="202" path="m,l,21600r21600,l21600,xe">
              <v:stroke joinstyle="miter"/>
              <v:path gradientshapeok="t" o:connecttype="rect"/>
            </v:shapetype>
            <v:shape id="Text Box 3" o:spid="_x0000_s1029" type="#_x0000_t202" alt="Unclassified | Non classifié" style="position:absolute;margin-left:-16.25pt;margin-top:0;width:34.95pt;height:34.95pt;z-index:251658243;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ARXhBGGgIAAC8EAAAOAAAAAAAAAAAAAAAAAC4CAABkcnMvZTJvRG9jLnhtbFBLAQItABQABgAI&#10;AAAAIQB3V4RC2gAAAAMBAAAPAAAAAAAAAAAAAAAAAHQEAABkcnMvZG93bnJldi54bWxQSwUGAAAA&#10;AAQABADzAAAAewUAAAAA&#10;" filled="f" stroked="f">
              <v:textbox style="mso-fit-shape-to-text:t" inset="0,15pt,20pt,0">
                <w:txbxContent>
                  <w:p w14:paraId="30018660" w14:textId="458CEED6"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v:textbox>
              <w10:wrap anchorx="page" anchory="page"/>
            </v:shape>
          </w:pict>
        </mc:Fallback>
      </mc:AlternateContent>
    </w:r>
    <w:r w:rsidR="007874B4">
      <w:rPr>
        <w:noProof/>
      </w:rPr>
      <w:pict w14:anchorId="13D33E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0;margin-top:0;width:659.85pt;height:101.5pt;rotation:315;z-index:-251658231;mso-position-horizontal:center;mso-position-horizontal-relative:margin;mso-position-vertical:center;mso-position-vertical-relative:margin" o:allowincell="f" fillcolor="silver" stroked="f">
          <v:fill opacity=".5"/>
          <v:textpath style="font-family:&quot;Arial&quot;;font-size:1pt" string="Working Paper"/>
          <w10:wrap anchorx="margin" anchory="margin"/>
        </v:shape>
      </w:pict>
    </w:r>
    <w:r w:rsidR="005E13F7" w:rsidRPr="00677F49">
      <w:rPr>
        <w:noProof/>
        <w:szCs w:val="24"/>
      </w:rPr>
      <w:drawing>
        <wp:anchor distT="0" distB="0" distL="114300" distR="114300" simplePos="0" relativeHeight="251658240" behindDoc="1" locked="0" layoutInCell="1" allowOverlap="1" wp14:anchorId="17193D64" wp14:editId="3E54D462">
          <wp:simplePos x="0" y="0"/>
          <wp:positionH relativeFrom="page">
            <wp:posOffset>0</wp:posOffset>
          </wp:positionH>
          <wp:positionV relativeFrom="line">
            <wp:posOffset>3813487</wp:posOffset>
          </wp:positionV>
          <wp:extent cx="10058400" cy="5660136"/>
          <wp:effectExtent l="0" t="0" r="0" b="0"/>
          <wp:wrapNone/>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bwMode="auto">
                  <a:xfrm>
                    <a:off x="0" y="0"/>
                    <a:ext cx="10058400" cy="5660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13F7">
      <w:rPr>
        <w:noProof/>
      </w:rPr>
      <mc:AlternateContent>
        <mc:Choice Requires="wps">
          <w:drawing>
            <wp:anchor distT="0" distB="0" distL="114300" distR="114300" simplePos="0" relativeHeight="251658241" behindDoc="1" locked="0" layoutInCell="1" allowOverlap="1" wp14:anchorId="6E69EBA8" wp14:editId="71571555">
              <wp:simplePos x="0" y="0"/>
              <wp:positionH relativeFrom="page">
                <wp:align>left</wp:align>
              </wp:positionH>
              <wp:positionV relativeFrom="page">
                <wp:align>top</wp:align>
              </wp:positionV>
              <wp:extent cx="10515600" cy="45720"/>
              <wp:effectExtent l="0" t="0" r="0" b="0"/>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0515600" cy="45720"/>
                      </a:xfrm>
                      <a:prstGeom prst="rect">
                        <a:avLst/>
                      </a:prstGeom>
                      <a:gradFill>
                        <a:gsLst>
                          <a:gs pos="0">
                            <a:schemeClr val="accent1"/>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clsh="http://schemas.microsoft.com/office/drawing/2020/classificationShape" xmlns:adec="http://schemas.microsoft.com/office/drawing/2017/decorative" xmlns:pic="http://schemas.openxmlformats.org/drawingml/2006/picture" xmlns:a14="http://schemas.microsoft.com/office/drawing/2010/main" xmlns:arto="http://schemas.microsoft.com/office/word/2006/arto">
          <w:pict w14:anchorId="5CE3009C">
            <v:rect id="Rectangle 4" style="position:absolute;margin-left:0;margin-top:0;width:828pt;height:3.6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alt="&quot;&quot;" o:spid="_x0000_s1026" fillcolor="#4530a8 [3204]" stroked="f" strokeweight="1pt" w14:anchorId="13CEDD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">
              <v:fill type="gradient" color2="#c91cb3 [3205]" angle="90" focus="100%">
                <o:fill v:ext="view" type="gradientUnscaled"/>
              </v:fill>
              <v:textbox inset="0,0,0,0"/>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E8576" w14:textId="0B3940A0" w:rsidR="00FA3768" w:rsidRDefault="008F6D0F">
    <w:pPr>
      <w:pStyle w:val="Header"/>
    </w:pPr>
    <w:r>
      <w:rPr>
        <w:noProof/>
      </w:rPr>
      <mc:AlternateContent>
        <mc:Choice Requires="wps">
          <w:drawing>
            <wp:anchor distT="0" distB="0" distL="0" distR="0" simplePos="0" relativeHeight="251658247" behindDoc="0" locked="0" layoutInCell="1" allowOverlap="1" wp14:anchorId="2E70FA31" wp14:editId="662CECDB">
              <wp:simplePos x="635" y="635"/>
              <wp:positionH relativeFrom="page">
                <wp:align>right</wp:align>
              </wp:positionH>
              <wp:positionV relativeFrom="page">
                <wp:align>top</wp:align>
              </wp:positionV>
              <wp:extent cx="443865" cy="443865"/>
              <wp:effectExtent l="0" t="0" r="0" b="9525"/>
              <wp:wrapNone/>
              <wp:docPr id="8" name="Text Box 8"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3004D1AD" w14:textId="43EC956A"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E70FA31" id="_x0000_t202" coordsize="21600,21600" o:spt="202" path="m,l,21600r21600,l21600,xe">
              <v:stroke joinstyle="miter"/>
              <v:path gradientshapeok="t" o:connecttype="rect"/>
            </v:shapetype>
            <v:shape id="Text Box 8" o:spid="_x0000_s1030" type="#_x0000_t202" alt="Unclassified | Non classifié" style="position:absolute;margin-left:-16.25pt;margin-top:0;width:34.95pt;height:34.95pt;z-index:251658247;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EP9dksZAgAALwQAAA4AAAAAAAAAAAAAAAAALgIAAGRycy9lMm9Eb2MueG1sUEsBAi0AFAAGAAgA&#10;AAAhAHdXhELaAAAAAwEAAA8AAAAAAAAAAAAAAAAAcwQAAGRycy9kb3ducmV2LnhtbFBLBQYAAAAA&#10;BAAEAPMAAAB6BQAAAAA=&#10;" filled="f" stroked="f">
              <v:textbox style="mso-fit-shape-to-text:t" inset="0,15pt,20pt,0">
                <w:txbxContent>
                  <w:p w14:paraId="3004D1AD" w14:textId="43EC956A"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5"/>
      <w:gridCol w:w="4655"/>
      <w:gridCol w:w="4655"/>
    </w:tblGrid>
    <w:tr w:rsidR="12805426" w14:paraId="6DFE10B3" w14:textId="77777777" w:rsidTr="12805426">
      <w:trPr>
        <w:trHeight w:val="300"/>
      </w:trPr>
      <w:tc>
        <w:tcPr>
          <w:tcW w:w="4655" w:type="dxa"/>
        </w:tcPr>
        <w:p w14:paraId="373BA9A4" w14:textId="3BCFAC1F" w:rsidR="12805426" w:rsidRDefault="008F6D0F" w:rsidP="12805426">
          <w:pPr>
            <w:pStyle w:val="Header"/>
            <w:ind w:left="-115"/>
          </w:pPr>
          <w:r>
            <w:rPr>
              <w:noProof/>
            </w:rPr>
            <mc:AlternateContent>
              <mc:Choice Requires="wps">
                <w:drawing>
                  <wp:anchor distT="0" distB="0" distL="0" distR="0" simplePos="0" relativeHeight="251658248" behindDoc="0" locked="0" layoutInCell="1" allowOverlap="1" wp14:anchorId="290AF050" wp14:editId="7913E18B">
                    <wp:simplePos x="635" y="635"/>
                    <wp:positionH relativeFrom="page">
                      <wp:align>right</wp:align>
                    </wp:positionH>
                    <wp:positionV relativeFrom="page">
                      <wp:align>top</wp:align>
                    </wp:positionV>
                    <wp:extent cx="443865" cy="443865"/>
                    <wp:effectExtent l="0" t="0" r="0" b="9525"/>
                    <wp:wrapNone/>
                    <wp:docPr id="9" name="Text Box 9"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0B1155EA" w14:textId="33199FCA"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90AF050" id="_x0000_t202" coordsize="21600,21600" o:spt="202" path="m,l,21600r21600,l21600,xe">
                    <v:stroke joinstyle="miter"/>
                    <v:path gradientshapeok="t" o:connecttype="rect"/>
                  </v:shapetype>
                  <v:shape id="Text Box 9" o:spid="_x0000_s1031" type="#_x0000_t202" alt="Unclassified | Non classifié" style="position:absolute;left:0;text-align:left;margin-left:-16.25pt;margin-top:0;width:34.95pt;height:34.95pt;z-index:2516582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zcvfDGgIAAC8EAAAOAAAAAAAAAAAAAAAAAC4CAABkcnMvZTJvRG9jLnhtbFBLAQItABQABgAI&#10;AAAAIQB3V4RC2gAAAAMBAAAPAAAAAAAAAAAAAAAAAHQEAABkcnMvZG93bnJldi54bWxQSwUGAAAA&#10;AAQABADzAAAAewUAAAAA&#10;" filled="f" stroked="f">
                    <v:textbox style="mso-fit-shape-to-text:t" inset="0,15pt,20pt,0">
                      <w:txbxContent>
                        <w:p w14:paraId="0B1155EA" w14:textId="33199FCA"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v:textbox>
                    <w10:wrap anchorx="page" anchory="page"/>
                  </v:shape>
                </w:pict>
              </mc:Fallback>
            </mc:AlternateContent>
          </w:r>
        </w:p>
      </w:tc>
      <w:tc>
        <w:tcPr>
          <w:tcW w:w="4655" w:type="dxa"/>
        </w:tcPr>
        <w:p w14:paraId="7E3DD876" w14:textId="5764C15A" w:rsidR="12805426" w:rsidRDefault="12805426" w:rsidP="12805426">
          <w:pPr>
            <w:pStyle w:val="Header"/>
            <w:jc w:val="center"/>
          </w:pPr>
        </w:p>
      </w:tc>
      <w:tc>
        <w:tcPr>
          <w:tcW w:w="4655" w:type="dxa"/>
        </w:tcPr>
        <w:p w14:paraId="1D366216" w14:textId="623F0D80" w:rsidR="12805426" w:rsidRDefault="12805426" w:rsidP="12805426">
          <w:pPr>
            <w:pStyle w:val="Header"/>
            <w:ind w:right="-115"/>
            <w:jc w:val="right"/>
          </w:pPr>
        </w:p>
      </w:tc>
    </w:tr>
  </w:tbl>
  <w:p w14:paraId="0F7F28C3" w14:textId="7FF741F9" w:rsidR="12805426" w:rsidRDefault="12805426" w:rsidP="1280542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764C1" w14:textId="62BF2883" w:rsidR="00FA3768" w:rsidRDefault="008F6D0F">
    <w:pPr>
      <w:pStyle w:val="Header"/>
    </w:pPr>
    <w:r>
      <w:rPr>
        <w:noProof/>
      </w:rPr>
      <mc:AlternateContent>
        <mc:Choice Requires="wps">
          <w:drawing>
            <wp:anchor distT="0" distB="0" distL="0" distR="0" simplePos="0" relativeHeight="251658246" behindDoc="0" locked="0" layoutInCell="1" allowOverlap="1" wp14:anchorId="5A820DFE" wp14:editId="4554C3A6">
              <wp:simplePos x="635" y="635"/>
              <wp:positionH relativeFrom="page">
                <wp:align>right</wp:align>
              </wp:positionH>
              <wp:positionV relativeFrom="page">
                <wp:align>top</wp:align>
              </wp:positionV>
              <wp:extent cx="443865" cy="443865"/>
              <wp:effectExtent l="0" t="0" r="0" b="9525"/>
              <wp:wrapNone/>
              <wp:docPr id="7" name="Text Box 7"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bwMode="auto">
                      <a:xfrm>
                        <a:off x="0" y="0"/>
                        <a:ext cx="443865" cy="443865"/>
                      </a:xfrm>
                      <a:prstGeom prst="rect">
                        <a:avLst/>
                      </a:prstGeom>
                      <a:noFill/>
                      <a:ln>
                        <a:noFill/>
                      </a:ln>
                    </wps:spPr>
                    <wps:txbx>
                      <w:txbxContent>
                        <w:p w14:paraId="7A176956" w14:textId="6F30FC87"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A820DFE" id="_x0000_t202" coordsize="21600,21600" o:spt="202" path="m,l,21600r21600,l21600,xe">
              <v:stroke joinstyle="miter"/>
              <v:path gradientshapeok="t" o:connecttype="rect"/>
            </v:shapetype>
            <v:shape id="Text Box 7" o:spid="_x0000_s1032" type="#_x0000_t202" alt="Unclassified | Non classifié" style="position:absolute;margin-left:-16.25pt;margin-top:0;width:34.95pt;height:34.95pt;z-index:25165824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Di5ASBGgIAAC8EAAAOAAAAAAAAAAAAAAAAAC4CAABkcnMvZTJvRG9jLnhtbFBLAQItABQABgAI&#10;AAAAIQB3V4RC2gAAAAMBAAAPAAAAAAAAAAAAAAAAAHQEAABkcnMvZG93bnJldi54bWxQSwUGAAAA&#10;AAQABADzAAAAewUAAAAA&#10;" filled="f" stroked="f">
              <v:textbox style="mso-fit-shape-to-text:t" inset="0,15pt,20pt,0">
                <w:txbxContent>
                  <w:p w14:paraId="7A176956" w14:textId="6F30FC87" w:rsidR="008F6D0F" w:rsidRPr="008F6D0F" w:rsidRDefault="008F6D0F" w:rsidP="008F6D0F">
                    <w:pPr>
                      <w:spacing w:after="0"/>
                      <w:rPr>
                        <w:rFonts w:ascii="Calibri" w:eastAsia="Calibri" w:hAnsi="Calibri" w:cs="Calibri"/>
                        <w:noProof/>
                        <w:color w:val="000000"/>
                        <w:szCs w:val="24"/>
                      </w:rPr>
                    </w:pPr>
                    <w:r w:rsidRPr="008F6D0F">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892"/>
    <w:multiLevelType w:val="hybridMultilevel"/>
    <w:tmpl w:val="52ECC3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0B84D84"/>
    <w:multiLevelType w:val="hybridMultilevel"/>
    <w:tmpl w:val="16F89E98"/>
    <w:lvl w:ilvl="0" w:tplc="9FD64428">
      <w:start w:val="1"/>
      <w:numFmt w:val="bullet"/>
      <w:lvlText w:val="•"/>
      <w:lvlJc w:val="left"/>
      <w:pPr>
        <w:tabs>
          <w:tab w:val="num" w:pos="720"/>
        </w:tabs>
        <w:ind w:left="720" w:hanging="360"/>
      </w:pPr>
      <w:rPr>
        <w:rFonts w:ascii="Arial" w:hAnsi="Arial" w:hint="default"/>
      </w:rPr>
    </w:lvl>
    <w:lvl w:ilvl="1" w:tplc="233AEC44" w:tentative="1">
      <w:start w:val="1"/>
      <w:numFmt w:val="bullet"/>
      <w:lvlText w:val="•"/>
      <w:lvlJc w:val="left"/>
      <w:pPr>
        <w:tabs>
          <w:tab w:val="num" w:pos="1440"/>
        </w:tabs>
        <w:ind w:left="1440" w:hanging="360"/>
      </w:pPr>
      <w:rPr>
        <w:rFonts w:ascii="Arial" w:hAnsi="Arial" w:hint="default"/>
      </w:rPr>
    </w:lvl>
    <w:lvl w:ilvl="2" w:tplc="A0B4A460" w:tentative="1">
      <w:start w:val="1"/>
      <w:numFmt w:val="bullet"/>
      <w:lvlText w:val="•"/>
      <w:lvlJc w:val="left"/>
      <w:pPr>
        <w:tabs>
          <w:tab w:val="num" w:pos="2160"/>
        </w:tabs>
        <w:ind w:left="2160" w:hanging="360"/>
      </w:pPr>
      <w:rPr>
        <w:rFonts w:ascii="Arial" w:hAnsi="Arial" w:hint="default"/>
      </w:rPr>
    </w:lvl>
    <w:lvl w:ilvl="3" w:tplc="69823AFA" w:tentative="1">
      <w:start w:val="1"/>
      <w:numFmt w:val="bullet"/>
      <w:lvlText w:val="•"/>
      <w:lvlJc w:val="left"/>
      <w:pPr>
        <w:tabs>
          <w:tab w:val="num" w:pos="2880"/>
        </w:tabs>
        <w:ind w:left="2880" w:hanging="360"/>
      </w:pPr>
      <w:rPr>
        <w:rFonts w:ascii="Arial" w:hAnsi="Arial" w:hint="default"/>
      </w:rPr>
    </w:lvl>
    <w:lvl w:ilvl="4" w:tplc="08B8E708" w:tentative="1">
      <w:start w:val="1"/>
      <w:numFmt w:val="bullet"/>
      <w:lvlText w:val="•"/>
      <w:lvlJc w:val="left"/>
      <w:pPr>
        <w:tabs>
          <w:tab w:val="num" w:pos="3600"/>
        </w:tabs>
        <w:ind w:left="3600" w:hanging="360"/>
      </w:pPr>
      <w:rPr>
        <w:rFonts w:ascii="Arial" w:hAnsi="Arial" w:hint="default"/>
      </w:rPr>
    </w:lvl>
    <w:lvl w:ilvl="5" w:tplc="A2343DD0" w:tentative="1">
      <w:start w:val="1"/>
      <w:numFmt w:val="bullet"/>
      <w:lvlText w:val="•"/>
      <w:lvlJc w:val="left"/>
      <w:pPr>
        <w:tabs>
          <w:tab w:val="num" w:pos="4320"/>
        </w:tabs>
        <w:ind w:left="4320" w:hanging="360"/>
      </w:pPr>
      <w:rPr>
        <w:rFonts w:ascii="Arial" w:hAnsi="Arial" w:hint="default"/>
      </w:rPr>
    </w:lvl>
    <w:lvl w:ilvl="6" w:tplc="D98A3D78" w:tentative="1">
      <w:start w:val="1"/>
      <w:numFmt w:val="bullet"/>
      <w:lvlText w:val="•"/>
      <w:lvlJc w:val="left"/>
      <w:pPr>
        <w:tabs>
          <w:tab w:val="num" w:pos="5040"/>
        </w:tabs>
        <w:ind w:left="5040" w:hanging="360"/>
      </w:pPr>
      <w:rPr>
        <w:rFonts w:ascii="Arial" w:hAnsi="Arial" w:hint="default"/>
      </w:rPr>
    </w:lvl>
    <w:lvl w:ilvl="7" w:tplc="89D414F8" w:tentative="1">
      <w:start w:val="1"/>
      <w:numFmt w:val="bullet"/>
      <w:lvlText w:val="•"/>
      <w:lvlJc w:val="left"/>
      <w:pPr>
        <w:tabs>
          <w:tab w:val="num" w:pos="5760"/>
        </w:tabs>
        <w:ind w:left="5760" w:hanging="360"/>
      </w:pPr>
      <w:rPr>
        <w:rFonts w:ascii="Arial" w:hAnsi="Arial" w:hint="default"/>
      </w:rPr>
    </w:lvl>
    <w:lvl w:ilvl="8" w:tplc="F2C4009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554614"/>
    <w:multiLevelType w:val="multilevel"/>
    <w:tmpl w:val="651C40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94A0D"/>
    <w:multiLevelType w:val="hybridMultilevel"/>
    <w:tmpl w:val="24C873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FE2697"/>
    <w:multiLevelType w:val="hybridMultilevel"/>
    <w:tmpl w:val="F7B6B4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50C2D03"/>
    <w:multiLevelType w:val="hybridMultilevel"/>
    <w:tmpl w:val="A2F2A9CC"/>
    <w:lvl w:ilvl="0" w:tplc="1009000F">
      <w:start w:val="1"/>
      <w:numFmt w:val="decimal"/>
      <w:lvlText w:val="%1."/>
      <w:lvlJc w:val="left"/>
      <w:pPr>
        <w:ind w:left="720" w:hanging="360"/>
      </w:pPr>
      <w:rPr>
        <w:rFonts w:hint="default"/>
      </w:rPr>
    </w:lvl>
    <w:lvl w:ilvl="1" w:tplc="61D211CE">
      <w:numFmt w:val="bullet"/>
      <w:lvlText w:val="•"/>
      <w:lvlJc w:val="left"/>
      <w:pPr>
        <w:ind w:left="1800" w:hanging="720"/>
      </w:pPr>
      <w:rPr>
        <w:rFonts w:ascii="Arial" w:eastAsiaTheme="minorHAnsi" w:hAnsi="Arial" w:cs="Aria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794427F"/>
    <w:multiLevelType w:val="hybridMultilevel"/>
    <w:tmpl w:val="646CE56C"/>
    <w:lvl w:ilvl="0" w:tplc="24CAC222">
      <w:start w:val="12"/>
      <w:numFmt w:val="bullet"/>
      <w:pStyle w:val="ListParagraph"/>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7D16FDB"/>
    <w:multiLevelType w:val="hybridMultilevel"/>
    <w:tmpl w:val="097408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7E618EB"/>
    <w:multiLevelType w:val="hybridMultilevel"/>
    <w:tmpl w:val="48B01C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9C12641"/>
    <w:multiLevelType w:val="hybridMultilevel"/>
    <w:tmpl w:val="71B46694"/>
    <w:lvl w:ilvl="0" w:tplc="C3D0785C">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F907F11"/>
    <w:multiLevelType w:val="multilevel"/>
    <w:tmpl w:val="03C63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1581A7"/>
    <w:multiLevelType w:val="hybridMultilevel"/>
    <w:tmpl w:val="FFFFFFFF"/>
    <w:lvl w:ilvl="0" w:tplc="19ECB846">
      <w:start w:val="1"/>
      <w:numFmt w:val="bullet"/>
      <w:lvlText w:val="-"/>
      <w:lvlJc w:val="left"/>
      <w:pPr>
        <w:ind w:left="720" w:hanging="360"/>
      </w:pPr>
      <w:rPr>
        <w:rFonts w:ascii="Aptos" w:hAnsi="Aptos" w:hint="default"/>
      </w:rPr>
    </w:lvl>
    <w:lvl w:ilvl="1" w:tplc="C4244D92">
      <w:start w:val="1"/>
      <w:numFmt w:val="bullet"/>
      <w:lvlText w:val="o"/>
      <w:lvlJc w:val="left"/>
      <w:pPr>
        <w:ind w:left="1440" w:hanging="360"/>
      </w:pPr>
      <w:rPr>
        <w:rFonts w:ascii="Courier New" w:hAnsi="Courier New" w:hint="default"/>
      </w:rPr>
    </w:lvl>
    <w:lvl w:ilvl="2" w:tplc="6CC66AE2">
      <w:start w:val="1"/>
      <w:numFmt w:val="bullet"/>
      <w:lvlText w:val=""/>
      <w:lvlJc w:val="left"/>
      <w:pPr>
        <w:ind w:left="2160" w:hanging="360"/>
      </w:pPr>
      <w:rPr>
        <w:rFonts w:ascii="Wingdings" w:hAnsi="Wingdings" w:hint="default"/>
      </w:rPr>
    </w:lvl>
    <w:lvl w:ilvl="3" w:tplc="BD226A3A">
      <w:start w:val="1"/>
      <w:numFmt w:val="bullet"/>
      <w:lvlText w:val=""/>
      <w:lvlJc w:val="left"/>
      <w:pPr>
        <w:ind w:left="2880" w:hanging="360"/>
      </w:pPr>
      <w:rPr>
        <w:rFonts w:ascii="Symbol" w:hAnsi="Symbol" w:hint="default"/>
      </w:rPr>
    </w:lvl>
    <w:lvl w:ilvl="4" w:tplc="ADECE71E">
      <w:start w:val="1"/>
      <w:numFmt w:val="bullet"/>
      <w:lvlText w:val="o"/>
      <w:lvlJc w:val="left"/>
      <w:pPr>
        <w:ind w:left="3600" w:hanging="360"/>
      </w:pPr>
      <w:rPr>
        <w:rFonts w:ascii="Courier New" w:hAnsi="Courier New" w:hint="default"/>
      </w:rPr>
    </w:lvl>
    <w:lvl w:ilvl="5" w:tplc="07D02FB2">
      <w:start w:val="1"/>
      <w:numFmt w:val="bullet"/>
      <w:lvlText w:val=""/>
      <w:lvlJc w:val="left"/>
      <w:pPr>
        <w:ind w:left="4320" w:hanging="360"/>
      </w:pPr>
      <w:rPr>
        <w:rFonts w:ascii="Wingdings" w:hAnsi="Wingdings" w:hint="default"/>
      </w:rPr>
    </w:lvl>
    <w:lvl w:ilvl="6" w:tplc="48929BFC">
      <w:start w:val="1"/>
      <w:numFmt w:val="bullet"/>
      <w:lvlText w:val=""/>
      <w:lvlJc w:val="left"/>
      <w:pPr>
        <w:ind w:left="5040" w:hanging="360"/>
      </w:pPr>
      <w:rPr>
        <w:rFonts w:ascii="Symbol" w:hAnsi="Symbol" w:hint="default"/>
      </w:rPr>
    </w:lvl>
    <w:lvl w:ilvl="7" w:tplc="87EE221A">
      <w:start w:val="1"/>
      <w:numFmt w:val="bullet"/>
      <w:lvlText w:val="o"/>
      <w:lvlJc w:val="left"/>
      <w:pPr>
        <w:ind w:left="5760" w:hanging="360"/>
      </w:pPr>
      <w:rPr>
        <w:rFonts w:ascii="Courier New" w:hAnsi="Courier New" w:hint="default"/>
      </w:rPr>
    </w:lvl>
    <w:lvl w:ilvl="8" w:tplc="AB28B242">
      <w:start w:val="1"/>
      <w:numFmt w:val="bullet"/>
      <w:lvlText w:val=""/>
      <w:lvlJc w:val="left"/>
      <w:pPr>
        <w:ind w:left="6480" w:hanging="360"/>
      </w:pPr>
      <w:rPr>
        <w:rFonts w:ascii="Wingdings" w:hAnsi="Wingdings" w:hint="default"/>
      </w:rPr>
    </w:lvl>
  </w:abstractNum>
  <w:abstractNum w:abstractNumId="12" w15:restartNumberingAfterBreak="0">
    <w:nsid w:val="24A519F0"/>
    <w:multiLevelType w:val="hybridMultilevel"/>
    <w:tmpl w:val="68143BF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8101BED"/>
    <w:multiLevelType w:val="hybridMultilevel"/>
    <w:tmpl w:val="32A66E0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8FF627"/>
    <w:multiLevelType w:val="hybridMultilevel"/>
    <w:tmpl w:val="FFFFFFFF"/>
    <w:lvl w:ilvl="0" w:tplc="407E8B2A">
      <w:start w:val="1"/>
      <w:numFmt w:val="bullet"/>
      <w:lvlText w:val=""/>
      <w:lvlJc w:val="left"/>
      <w:pPr>
        <w:ind w:left="720" w:hanging="360"/>
      </w:pPr>
      <w:rPr>
        <w:rFonts w:ascii="Wingdings" w:hAnsi="Wingdings" w:hint="default"/>
      </w:rPr>
    </w:lvl>
    <w:lvl w:ilvl="1" w:tplc="2BD63B46">
      <w:start w:val="1"/>
      <w:numFmt w:val="bullet"/>
      <w:lvlText w:val="o"/>
      <w:lvlJc w:val="left"/>
      <w:pPr>
        <w:ind w:left="1440" w:hanging="360"/>
      </w:pPr>
      <w:rPr>
        <w:rFonts w:ascii="Courier New" w:hAnsi="Courier New" w:hint="default"/>
      </w:rPr>
    </w:lvl>
    <w:lvl w:ilvl="2" w:tplc="3984E41A">
      <w:start w:val="1"/>
      <w:numFmt w:val="bullet"/>
      <w:lvlText w:val=""/>
      <w:lvlJc w:val="left"/>
      <w:pPr>
        <w:ind w:left="2160" w:hanging="360"/>
      </w:pPr>
      <w:rPr>
        <w:rFonts w:ascii="Wingdings" w:hAnsi="Wingdings" w:hint="default"/>
      </w:rPr>
    </w:lvl>
    <w:lvl w:ilvl="3" w:tplc="46548656">
      <w:start w:val="1"/>
      <w:numFmt w:val="bullet"/>
      <w:lvlText w:val=""/>
      <w:lvlJc w:val="left"/>
      <w:pPr>
        <w:ind w:left="2880" w:hanging="360"/>
      </w:pPr>
      <w:rPr>
        <w:rFonts w:ascii="Symbol" w:hAnsi="Symbol" w:hint="default"/>
      </w:rPr>
    </w:lvl>
    <w:lvl w:ilvl="4" w:tplc="05028416">
      <w:start w:val="1"/>
      <w:numFmt w:val="bullet"/>
      <w:lvlText w:val="o"/>
      <w:lvlJc w:val="left"/>
      <w:pPr>
        <w:ind w:left="3600" w:hanging="360"/>
      </w:pPr>
      <w:rPr>
        <w:rFonts w:ascii="Courier New" w:hAnsi="Courier New" w:hint="default"/>
      </w:rPr>
    </w:lvl>
    <w:lvl w:ilvl="5" w:tplc="A5BE1868">
      <w:start w:val="1"/>
      <w:numFmt w:val="bullet"/>
      <w:lvlText w:val=""/>
      <w:lvlJc w:val="left"/>
      <w:pPr>
        <w:ind w:left="4320" w:hanging="360"/>
      </w:pPr>
      <w:rPr>
        <w:rFonts w:ascii="Wingdings" w:hAnsi="Wingdings" w:hint="default"/>
      </w:rPr>
    </w:lvl>
    <w:lvl w:ilvl="6" w:tplc="991690D4">
      <w:start w:val="1"/>
      <w:numFmt w:val="bullet"/>
      <w:lvlText w:val=""/>
      <w:lvlJc w:val="left"/>
      <w:pPr>
        <w:ind w:left="5040" w:hanging="360"/>
      </w:pPr>
      <w:rPr>
        <w:rFonts w:ascii="Symbol" w:hAnsi="Symbol" w:hint="default"/>
      </w:rPr>
    </w:lvl>
    <w:lvl w:ilvl="7" w:tplc="BFF48200">
      <w:start w:val="1"/>
      <w:numFmt w:val="bullet"/>
      <w:lvlText w:val="o"/>
      <w:lvlJc w:val="left"/>
      <w:pPr>
        <w:ind w:left="5760" w:hanging="360"/>
      </w:pPr>
      <w:rPr>
        <w:rFonts w:ascii="Courier New" w:hAnsi="Courier New" w:hint="default"/>
      </w:rPr>
    </w:lvl>
    <w:lvl w:ilvl="8" w:tplc="C5D2B1BA">
      <w:start w:val="1"/>
      <w:numFmt w:val="bullet"/>
      <w:lvlText w:val=""/>
      <w:lvlJc w:val="left"/>
      <w:pPr>
        <w:ind w:left="6480" w:hanging="360"/>
      </w:pPr>
      <w:rPr>
        <w:rFonts w:ascii="Wingdings" w:hAnsi="Wingdings" w:hint="default"/>
      </w:rPr>
    </w:lvl>
  </w:abstractNum>
  <w:abstractNum w:abstractNumId="15" w15:restartNumberingAfterBreak="0">
    <w:nsid w:val="38387296"/>
    <w:multiLevelType w:val="hybridMultilevel"/>
    <w:tmpl w:val="F58ED75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3DFE7EB9"/>
    <w:multiLevelType w:val="hybridMultilevel"/>
    <w:tmpl w:val="24C873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3BC3385"/>
    <w:multiLevelType w:val="hybridMultilevel"/>
    <w:tmpl w:val="2938920E"/>
    <w:lvl w:ilvl="0" w:tplc="1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2C38E9"/>
    <w:multiLevelType w:val="multilevel"/>
    <w:tmpl w:val="1310B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2E5D72"/>
    <w:multiLevelType w:val="hybridMultilevel"/>
    <w:tmpl w:val="A362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B736A8"/>
    <w:multiLevelType w:val="hybridMultilevel"/>
    <w:tmpl w:val="F612A956"/>
    <w:lvl w:ilvl="0" w:tplc="F39E7562">
      <w:start w:val="1"/>
      <w:numFmt w:val="bullet"/>
      <w:lvlText w:val="•"/>
      <w:lvlJc w:val="left"/>
      <w:pPr>
        <w:tabs>
          <w:tab w:val="num" w:pos="720"/>
        </w:tabs>
        <w:ind w:left="720" w:hanging="360"/>
      </w:pPr>
      <w:rPr>
        <w:rFonts w:ascii="Arial" w:hAnsi="Arial" w:hint="default"/>
      </w:rPr>
    </w:lvl>
    <w:lvl w:ilvl="1" w:tplc="B462890E" w:tentative="1">
      <w:start w:val="1"/>
      <w:numFmt w:val="bullet"/>
      <w:lvlText w:val="•"/>
      <w:lvlJc w:val="left"/>
      <w:pPr>
        <w:tabs>
          <w:tab w:val="num" w:pos="1440"/>
        </w:tabs>
        <w:ind w:left="1440" w:hanging="360"/>
      </w:pPr>
      <w:rPr>
        <w:rFonts w:ascii="Arial" w:hAnsi="Arial" w:hint="default"/>
      </w:rPr>
    </w:lvl>
    <w:lvl w:ilvl="2" w:tplc="69D20A46" w:tentative="1">
      <w:start w:val="1"/>
      <w:numFmt w:val="bullet"/>
      <w:lvlText w:val="•"/>
      <w:lvlJc w:val="left"/>
      <w:pPr>
        <w:tabs>
          <w:tab w:val="num" w:pos="2160"/>
        </w:tabs>
        <w:ind w:left="2160" w:hanging="360"/>
      </w:pPr>
      <w:rPr>
        <w:rFonts w:ascii="Arial" w:hAnsi="Arial" w:hint="default"/>
      </w:rPr>
    </w:lvl>
    <w:lvl w:ilvl="3" w:tplc="A1C0AB30" w:tentative="1">
      <w:start w:val="1"/>
      <w:numFmt w:val="bullet"/>
      <w:lvlText w:val="•"/>
      <w:lvlJc w:val="left"/>
      <w:pPr>
        <w:tabs>
          <w:tab w:val="num" w:pos="2880"/>
        </w:tabs>
        <w:ind w:left="2880" w:hanging="360"/>
      </w:pPr>
      <w:rPr>
        <w:rFonts w:ascii="Arial" w:hAnsi="Arial" w:hint="default"/>
      </w:rPr>
    </w:lvl>
    <w:lvl w:ilvl="4" w:tplc="B9F22198" w:tentative="1">
      <w:start w:val="1"/>
      <w:numFmt w:val="bullet"/>
      <w:lvlText w:val="•"/>
      <w:lvlJc w:val="left"/>
      <w:pPr>
        <w:tabs>
          <w:tab w:val="num" w:pos="3600"/>
        </w:tabs>
        <w:ind w:left="3600" w:hanging="360"/>
      </w:pPr>
      <w:rPr>
        <w:rFonts w:ascii="Arial" w:hAnsi="Arial" w:hint="default"/>
      </w:rPr>
    </w:lvl>
    <w:lvl w:ilvl="5" w:tplc="32CC06EE" w:tentative="1">
      <w:start w:val="1"/>
      <w:numFmt w:val="bullet"/>
      <w:lvlText w:val="•"/>
      <w:lvlJc w:val="left"/>
      <w:pPr>
        <w:tabs>
          <w:tab w:val="num" w:pos="4320"/>
        </w:tabs>
        <w:ind w:left="4320" w:hanging="360"/>
      </w:pPr>
      <w:rPr>
        <w:rFonts w:ascii="Arial" w:hAnsi="Arial" w:hint="default"/>
      </w:rPr>
    </w:lvl>
    <w:lvl w:ilvl="6" w:tplc="2F4A92C4" w:tentative="1">
      <w:start w:val="1"/>
      <w:numFmt w:val="bullet"/>
      <w:lvlText w:val="•"/>
      <w:lvlJc w:val="left"/>
      <w:pPr>
        <w:tabs>
          <w:tab w:val="num" w:pos="5040"/>
        </w:tabs>
        <w:ind w:left="5040" w:hanging="360"/>
      </w:pPr>
      <w:rPr>
        <w:rFonts w:ascii="Arial" w:hAnsi="Arial" w:hint="default"/>
      </w:rPr>
    </w:lvl>
    <w:lvl w:ilvl="7" w:tplc="146020D8" w:tentative="1">
      <w:start w:val="1"/>
      <w:numFmt w:val="bullet"/>
      <w:lvlText w:val="•"/>
      <w:lvlJc w:val="left"/>
      <w:pPr>
        <w:tabs>
          <w:tab w:val="num" w:pos="5760"/>
        </w:tabs>
        <w:ind w:left="5760" w:hanging="360"/>
      </w:pPr>
      <w:rPr>
        <w:rFonts w:ascii="Arial" w:hAnsi="Arial" w:hint="default"/>
      </w:rPr>
    </w:lvl>
    <w:lvl w:ilvl="8" w:tplc="84D6726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0563EBA"/>
    <w:multiLevelType w:val="hybridMultilevel"/>
    <w:tmpl w:val="D0909C8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15442DE"/>
    <w:multiLevelType w:val="hybridMultilevel"/>
    <w:tmpl w:val="92404868"/>
    <w:lvl w:ilvl="0" w:tplc="10090001">
      <w:start w:val="1"/>
      <w:numFmt w:val="bullet"/>
      <w:lvlText w:val=""/>
      <w:lvlJc w:val="left"/>
      <w:pPr>
        <w:ind w:left="720" w:hanging="360"/>
      </w:pPr>
      <w:rPr>
        <w:rFonts w:ascii="Symbol" w:hAnsi="Symbol" w:hint="default"/>
      </w:rPr>
    </w:lvl>
    <w:lvl w:ilvl="1" w:tplc="1009000F">
      <w:start w:val="1"/>
      <w:numFmt w:val="decimal"/>
      <w:lvlText w:val="%2."/>
      <w:lvlJc w:val="left"/>
      <w:pPr>
        <w:ind w:left="1440" w:hanging="360"/>
      </w:p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9AC7444"/>
    <w:multiLevelType w:val="hybridMultilevel"/>
    <w:tmpl w:val="60E244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E010469"/>
    <w:multiLevelType w:val="hybridMultilevel"/>
    <w:tmpl w:val="EBB28D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8636BB7"/>
    <w:multiLevelType w:val="hybridMultilevel"/>
    <w:tmpl w:val="3EBAE7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BC129DD"/>
    <w:multiLevelType w:val="hybridMultilevel"/>
    <w:tmpl w:val="13B211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DC603C3"/>
    <w:multiLevelType w:val="hybridMultilevel"/>
    <w:tmpl w:val="EBB28D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280680F"/>
    <w:multiLevelType w:val="hybridMultilevel"/>
    <w:tmpl w:val="1E40DE82"/>
    <w:lvl w:ilvl="0" w:tplc="F13AEBF8">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49B9F90"/>
    <w:multiLevelType w:val="hybridMultilevel"/>
    <w:tmpl w:val="FFFFFFFF"/>
    <w:lvl w:ilvl="0" w:tplc="33CEACA2">
      <w:start w:val="1"/>
      <w:numFmt w:val="bullet"/>
      <w:lvlText w:val=""/>
      <w:lvlJc w:val="left"/>
      <w:pPr>
        <w:ind w:left="720" w:hanging="360"/>
      </w:pPr>
      <w:rPr>
        <w:rFonts w:ascii="Symbol" w:hAnsi="Symbol" w:hint="default"/>
      </w:rPr>
    </w:lvl>
    <w:lvl w:ilvl="1" w:tplc="3A2E586C">
      <w:start w:val="1"/>
      <w:numFmt w:val="bullet"/>
      <w:lvlText w:val="o"/>
      <w:lvlJc w:val="left"/>
      <w:pPr>
        <w:ind w:left="1440" w:hanging="360"/>
      </w:pPr>
      <w:rPr>
        <w:rFonts w:ascii="Courier New" w:hAnsi="Courier New" w:hint="default"/>
      </w:rPr>
    </w:lvl>
    <w:lvl w:ilvl="2" w:tplc="C0D2E100">
      <w:start w:val="1"/>
      <w:numFmt w:val="bullet"/>
      <w:lvlText w:val=""/>
      <w:lvlJc w:val="left"/>
      <w:pPr>
        <w:ind w:left="2160" w:hanging="360"/>
      </w:pPr>
      <w:rPr>
        <w:rFonts w:ascii="Wingdings" w:hAnsi="Wingdings" w:hint="default"/>
      </w:rPr>
    </w:lvl>
    <w:lvl w:ilvl="3" w:tplc="3CC4AC70">
      <w:start w:val="1"/>
      <w:numFmt w:val="bullet"/>
      <w:lvlText w:val=""/>
      <w:lvlJc w:val="left"/>
      <w:pPr>
        <w:ind w:left="2880" w:hanging="360"/>
      </w:pPr>
      <w:rPr>
        <w:rFonts w:ascii="Symbol" w:hAnsi="Symbol" w:hint="default"/>
      </w:rPr>
    </w:lvl>
    <w:lvl w:ilvl="4" w:tplc="C882A38C">
      <w:start w:val="1"/>
      <w:numFmt w:val="bullet"/>
      <w:lvlText w:val="o"/>
      <w:lvlJc w:val="left"/>
      <w:pPr>
        <w:ind w:left="3600" w:hanging="360"/>
      </w:pPr>
      <w:rPr>
        <w:rFonts w:ascii="Courier New" w:hAnsi="Courier New" w:hint="default"/>
      </w:rPr>
    </w:lvl>
    <w:lvl w:ilvl="5" w:tplc="D0D0421C">
      <w:start w:val="1"/>
      <w:numFmt w:val="bullet"/>
      <w:lvlText w:val=""/>
      <w:lvlJc w:val="left"/>
      <w:pPr>
        <w:ind w:left="4320" w:hanging="360"/>
      </w:pPr>
      <w:rPr>
        <w:rFonts w:ascii="Wingdings" w:hAnsi="Wingdings" w:hint="default"/>
      </w:rPr>
    </w:lvl>
    <w:lvl w:ilvl="6" w:tplc="8FEAAE20">
      <w:start w:val="1"/>
      <w:numFmt w:val="bullet"/>
      <w:lvlText w:val=""/>
      <w:lvlJc w:val="left"/>
      <w:pPr>
        <w:ind w:left="5040" w:hanging="360"/>
      </w:pPr>
      <w:rPr>
        <w:rFonts w:ascii="Symbol" w:hAnsi="Symbol" w:hint="default"/>
      </w:rPr>
    </w:lvl>
    <w:lvl w:ilvl="7" w:tplc="79F422BC">
      <w:start w:val="1"/>
      <w:numFmt w:val="bullet"/>
      <w:lvlText w:val="o"/>
      <w:lvlJc w:val="left"/>
      <w:pPr>
        <w:ind w:left="5760" w:hanging="360"/>
      </w:pPr>
      <w:rPr>
        <w:rFonts w:ascii="Courier New" w:hAnsi="Courier New" w:hint="default"/>
      </w:rPr>
    </w:lvl>
    <w:lvl w:ilvl="8" w:tplc="021C3554">
      <w:start w:val="1"/>
      <w:numFmt w:val="bullet"/>
      <w:lvlText w:val=""/>
      <w:lvlJc w:val="left"/>
      <w:pPr>
        <w:ind w:left="6480" w:hanging="360"/>
      </w:pPr>
      <w:rPr>
        <w:rFonts w:ascii="Wingdings" w:hAnsi="Wingdings" w:hint="default"/>
      </w:rPr>
    </w:lvl>
  </w:abstractNum>
  <w:abstractNum w:abstractNumId="30" w15:restartNumberingAfterBreak="0">
    <w:nsid w:val="76B72F43"/>
    <w:multiLevelType w:val="hybridMultilevel"/>
    <w:tmpl w:val="FFFFFFFF"/>
    <w:lvl w:ilvl="0" w:tplc="AD96055A">
      <w:start w:val="1"/>
      <w:numFmt w:val="decimal"/>
      <w:lvlText w:val="%1)"/>
      <w:lvlJc w:val="left"/>
      <w:pPr>
        <w:ind w:left="720" w:hanging="360"/>
      </w:pPr>
    </w:lvl>
    <w:lvl w:ilvl="1" w:tplc="97621B42">
      <w:start w:val="1"/>
      <w:numFmt w:val="lowerLetter"/>
      <w:lvlText w:val="%2."/>
      <w:lvlJc w:val="left"/>
      <w:pPr>
        <w:ind w:left="1440" w:hanging="360"/>
      </w:pPr>
    </w:lvl>
    <w:lvl w:ilvl="2" w:tplc="1972A1F2">
      <w:start w:val="1"/>
      <w:numFmt w:val="lowerRoman"/>
      <w:lvlText w:val="%3."/>
      <w:lvlJc w:val="right"/>
      <w:pPr>
        <w:ind w:left="2160" w:hanging="180"/>
      </w:pPr>
    </w:lvl>
    <w:lvl w:ilvl="3" w:tplc="440859F6">
      <w:start w:val="1"/>
      <w:numFmt w:val="decimal"/>
      <w:lvlText w:val="%4."/>
      <w:lvlJc w:val="left"/>
      <w:pPr>
        <w:ind w:left="2880" w:hanging="360"/>
      </w:pPr>
    </w:lvl>
    <w:lvl w:ilvl="4" w:tplc="98C8C1B4">
      <w:start w:val="1"/>
      <w:numFmt w:val="lowerLetter"/>
      <w:lvlText w:val="%5."/>
      <w:lvlJc w:val="left"/>
      <w:pPr>
        <w:ind w:left="3600" w:hanging="360"/>
      </w:pPr>
    </w:lvl>
    <w:lvl w:ilvl="5" w:tplc="9A1E0188">
      <w:start w:val="1"/>
      <w:numFmt w:val="lowerRoman"/>
      <w:lvlText w:val="%6."/>
      <w:lvlJc w:val="right"/>
      <w:pPr>
        <w:ind w:left="4320" w:hanging="180"/>
      </w:pPr>
    </w:lvl>
    <w:lvl w:ilvl="6" w:tplc="34B449F6">
      <w:start w:val="1"/>
      <w:numFmt w:val="decimal"/>
      <w:lvlText w:val="%7."/>
      <w:lvlJc w:val="left"/>
      <w:pPr>
        <w:ind w:left="5040" w:hanging="360"/>
      </w:pPr>
    </w:lvl>
    <w:lvl w:ilvl="7" w:tplc="B5ECC66E">
      <w:start w:val="1"/>
      <w:numFmt w:val="lowerLetter"/>
      <w:lvlText w:val="%8."/>
      <w:lvlJc w:val="left"/>
      <w:pPr>
        <w:ind w:left="5760" w:hanging="360"/>
      </w:pPr>
    </w:lvl>
    <w:lvl w:ilvl="8" w:tplc="1C289CFC">
      <w:start w:val="1"/>
      <w:numFmt w:val="lowerRoman"/>
      <w:lvlText w:val="%9."/>
      <w:lvlJc w:val="right"/>
      <w:pPr>
        <w:ind w:left="6480" w:hanging="180"/>
      </w:pPr>
    </w:lvl>
  </w:abstractNum>
  <w:abstractNum w:abstractNumId="31" w15:restartNumberingAfterBreak="0">
    <w:nsid w:val="7AF30CC3"/>
    <w:multiLevelType w:val="hybridMultilevel"/>
    <w:tmpl w:val="AFEEEA1E"/>
    <w:lvl w:ilvl="0" w:tplc="27007378">
      <w:start w:val="1"/>
      <w:numFmt w:val="bullet"/>
      <w:lvlText w:val="•"/>
      <w:lvlJc w:val="left"/>
      <w:pPr>
        <w:tabs>
          <w:tab w:val="num" w:pos="720"/>
        </w:tabs>
        <w:ind w:left="720" w:hanging="360"/>
      </w:pPr>
      <w:rPr>
        <w:rFonts w:ascii="Arial" w:hAnsi="Arial" w:hint="default"/>
      </w:rPr>
    </w:lvl>
    <w:lvl w:ilvl="1" w:tplc="25464E58" w:tentative="1">
      <w:start w:val="1"/>
      <w:numFmt w:val="bullet"/>
      <w:lvlText w:val="•"/>
      <w:lvlJc w:val="left"/>
      <w:pPr>
        <w:tabs>
          <w:tab w:val="num" w:pos="1440"/>
        </w:tabs>
        <w:ind w:left="1440" w:hanging="360"/>
      </w:pPr>
      <w:rPr>
        <w:rFonts w:ascii="Arial" w:hAnsi="Arial" w:hint="default"/>
      </w:rPr>
    </w:lvl>
    <w:lvl w:ilvl="2" w:tplc="E3CCC106" w:tentative="1">
      <w:start w:val="1"/>
      <w:numFmt w:val="bullet"/>
      <w:lvlText w:val="•"/>
      <w:lvlJc w:val="left"/>
      <w:pPr>
        <w:tabs>
          <w:tab w:val="num" w:pos="2160"/>
        </w:tabs>
        <w:ind w:left="2160" w:hanging="360"/>
      </w:pPr>
      <w:rPr>
        <w:rFonts w:ascii="Arial" w:hAnsi="Arial" w:hint="default"/>
      </w:rPr>
    </w:lvl>
    <w:lvl w:ilvl="3" w:tplc="9014C09E" w:tentative="1">
      <w:start w:val="1"/>
      <w:numFmt w:val="bullet"/>
      <w:lvlText w:val="•"/>
      <w:lvlJc w:val="left"/>
      <w:pPr>
        <w:tabs>
          <w:tab w:val="num" w:pos="2880"/>
        </w:tabs>
        <w:ind w:left="2880" w:hanging="360"/>
      </w:pPr>
      <w:rPr>
        <w:rFonts w:ascii="Arial" w:hAnsi="Arial" w:hint="default"/>
      </w:rPr>
    </w:lvl>
    <w:lvl w:ilvl="4" w:tplc="013E2504" w:tentative="1">
      <w:start w:val="1"/>
      <w:numFmt w:val="bullet"/>
      <w:lvlText w:val="•"/>
      <w:lvlJc w:val="left"/>
      <w:pPr>
        <w:tabs>
          <w:tab w:val="num" w:pos="3600"/>
        </w:tabs>
        <w:ind w:left="3600" w:hanging="360"/>
      </w:pPr>
      <w:rPr>
        <w:rFonts w:ascii="Arial" w:hAnsi="Arial" w:hint="default"/>
      </w:rPr>
    </w:lvl>
    <w:lvl w:ilvl="5" w:tplc="56BAA794" w:tentative="1">
      <w:start w:val="1"/>
      <w:numFmt w:val="bullet"/>
      <w:lvlText w:val="•"/>
      <w:lvlJc w:val="left"/>
      <w:pPr>
        <w:tabs>
          <w:tab w:val="num" w:pos="4320"/>
        </w:tabs>
        <w:ind w:left="4320" w:hanging="360"/>
      </w:pPr>
      <w:rPr>
        <w:rFonts w:ascii="Arial" w:hAnsi="Arial" w:hint="default"/>
      </w:rPr>
    </w:lvl>
    <w:lvl w:ilvl="6" w:tplc="8D1A8FB0" w:tentative="1">
      <w:start w:val="1"/>
      <w:numFmt w:val="bullet"/>
      <w:lvlText w:val="•"/>
      <w:lvlJc w:val="left"/>
      <w:pPr>
        <w:tabs>
          <w:tab w:val="num" w:pos="5040"/>
        </w:tabs>
        <w:ind w:left="5040" w:hanging="360"/>
      </w:pPr>
      <w:rPr>
        <w:rFonts w:ascii="Arial" w:hAnsi="Arial" w:hint="default"/>
      </w:rPr>
    </w:lvl>
    <w:lvl w:ilvl="7" w:tplc="BFB65040" w:tentative="1">
      <w:start w:val="1"/>
      <w:numFmt w:val="bullet"/>
      <w:lvlText w:val="•"/>
      <w:lvlJc w:val="left"/>
      <w:pPr>
        <w:tabs>
          <w:tab w:val="num" w:pos="5760"/>
        </w:tabs>
        <w:ind w:left="5760" w:hanging="360"/>
      </w:pPr>
      <w:rPr>
        <w:rFonts w:ascii="Arial" w:hAnsi="Arial" w:hint="default"/>
      </w:rPr>
    </w:lvl>
    <w:lvl w:ilvl="8" w:tplc="07EC4B5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D654EC5"/>
    <w:multiLevelType w:val="hybridMultilevel"/>
    <w:tmpl w:val="418283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FBF04DC"/>
    <w:multiLevelType w:val="hybridMultilevel"/>
    <w:tmpl w:val="16A291D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23873912">
    <w:abstractNumId w:val="30"/>
  </w:num>
  <w:num w:numId="2" w16cid:durableId="255284238">
    <w:abstractNumId w:val="29"/>
  </w:num>
  <w:num w:numId="3" w16cid:durableId="314334202">
    <w:abstractNumId w:val="14"/>
  </w:num>
  <w:num w:numId="4" w16cid:durableId="274407352">
    <w:abstractNumId w:val="6"/>
  </w:num>
  <w:num w:numId="5" w16cid:durableId="1110198070">
    <w:abstractNumId w:val="15"/>
  </w:num>
  <w:num w:numId="6" w16cid:durableId="416093484">
    <w:abstractNumId w:val="32"/>
  </w:num>
  <w:num w:numId="7" w16cid:durableId="2139375222">
    <w:abstractNumId w:val="22"/>
  </w:num>
  <w:num w:numId="8" w16cid:durableId="1546020410">
    <w:abstractNumId w:val="5"/>
  </w:num>
  <w:num w:numId="9" w16cid:durableId="738408835">
    <w:abstractNumId w:val="19"/>
  </w:num>
  <w:num w:numId="10" w16cid:durableId="1719890256">
    <w:abstractNumId w:val="21"/>
  </w:num>
  <w:num w:numId="11" w16cid:durableId="55013357">
    <w:abstractNumId w:val="13"/>
  </w:num>
  <w:num w:numId="12" w16cid:durableId="122502813">
    <w:abstractNumId w:val="9"/>
  </w:num>
  <w:num w:numId="13" w16cid:durableId="1228346339">
    <w:abstractNumId w:val="7"/>
  </w:num>
  <w:num w:numId="14" w16cid:durableId="544373895">
    <w:abstractNumId w:val="12"/>
  </w:num>
  <w:num w:numId="15" w16cid:durableId="205215663">
    <w:abstractNumId w:val="33"/>
  </w:num>
  <w:num w:numId="16" w16cid:durableId="537671174">
    <w:abstractNumId w:val="25"/>
  </w:num>
  <w:num w:numId="17" w16cid:durableId="1297880690">
    <w:abstractNumId w:val="8"/>
  </w:num>
  <w:num w:numId="18" w16cid:durableId="323974426">
    <w:abstractNumId w:val="17"/>
  </w:num>
  <w:num w:numId="19" w16cid:durableId="1721519231">
    <w:abstractNumId w:val="24"/>
  </w:num>
  <w:num w:numId="20" w16cid:durableId="1941602030">
    <w:abstractNumId w:val="27"/>
  </w:num>
  <w:num w:numId="21" w16cid:durableId="2112821215">
    <w:abstractNumId w:val="0"/>
  </w:num>
  <w:num w:numId="22" w16cid:durableId="176621771">
    <w:abstractNumId w:val="16"/>
  </w:num>
  <w:num w:numId="23" w16cid:durableId="1070998876">
    <w:abstractNumId w:val="28"/>
  </w:num>
  <w:num w:numId="24" w16cid:durableId="1788429666">
    <w:abstractNumId w:val="26"/>
  </w:num>
  <w:num w:numId="25" w16cid:durableId="400179073">
    <w:abstractNumId w:val="3"/>
  </w:num>
  <w:num w:numId="26" w16cid:durableId="522133024">
    <w:abstractNumId w:val="4"/>
  </w:num>
  <w:num w:numId="27" w16cid:durableId="616066274">
    <w:abstractNumId w:val="31"/>
  </w:num>
  <w:num w:numId="28" w16cid:durableId="1896768953">
    <w:abstractNumId w:val="20"/>
  </w:num>
  <w:num w:numId="29" w16cid:durableId="932129898">
    <w:abstractNumId w:val="1"/>
  </w:num>
  <w:num w:numId="30" w16cid:durableId="1369837343">
    <w:abstractNumId w:val="23"/>
  </w:num>
  <w:num w:numId="31" w16cid:durableId="565454010">
    <w:abstractNumId w:val="11"/>
  </w:num>
  <w:num w:numId="32" w16cid:durableId="443692110">
    <w:abstractNumId w:val="10"/>
  </w:num>
  <w:num w:numId="33" w16cid:durableId="516429269">
    <w:abstractNumId w:val="2"/>
  </w:num>
  <w:num w:numId="34" w16cid:durableId="35356238">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arrell, Rebecca (SSC/SPC)">
    <w15:presenceInfo w15:providerId="AD" w15:userId="S::rebecca.farrell@ssc-spc.gc.ca::1dbc81df-e723-4ed2-80ab-785f82fcce12"/>
  </w15:person>
  <w15:person w15:author="Anthony, Brandon (SSC/SPC)">
    <w15:presenceInfo w15:providerId="AD" w15:userId="S::Brandon.Anthony@ssc-spc.gc.ca::69264da5-46de-4a08-8da1-a6bd2985b88e"/>
  </w15:person>
  <w15:person w15:author="Saab, Abed (SSC/SPC)">
    <w15:presenceInfo w15:providerId="AD" w15:userId="S::abed.saab@ssc-spc.gc.ca::a7fe5a38-4dd0-4af3-93bb-4522d4e732f9"/>
  </w15:person>
  <w15:person w15:author="Redquest, Michael (SSC/SPC)">
    <w15:presenceInfo w15:providerId="AD" w15:userId="S::michael.redquest@ssc-spc.gc.ca::8cdbb59d-11c6-44db-bc4d-448c6b5c1691"/>
  </w15:person>
  <w15:person w15:author="Lindstrom, Peter (SSC/SPC)">
    <w15:presenceInfo w15:providerId="AD" w15:userId="S::peter.lindstrom@ssc-spc.gc.ca::e4989c00-b1dc-40af-b8dd-dd956f975eb4"/>
  </w15:person>
  <w15:person w15:author="Olstad, Joe (SSC/SPC)">
    <w15:presenceInfo w15:providerId="AD" w15:userId="S::joe.olstad@ssc-spc.gc.ca::a9dcc5fb-7b0b-4a8f-b228-359e6fec1e6f"/>
  </w15:person>
  <w15:person w15:author="Matta, Zeina (SSC/SPC)">
    <w15:presenceInfo w15:providerId="AD" w15:userId="S::zeina.matta@ssc-spc.gc.ca::ae2e2676-6802-417c-b941-c78064ade5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BB6"/>
    <w:rsid w:val="00000ED1"/>
    <w:rsid w:val="000015F0"/>
    <w:rsid w:val="00001C79"/>
    <w:rsid w:val="00001E57"/>
    <w:rsid w:val="00002261"/>
    <w:rsid w:val="000026B5"/>
    <w:rsid w:val="0000272C"/>
    <w:rsid w:val="000029FC"/>
    <w:rsid w:val="00002CD0"/>
    <w:rsid w:val="000032D2"/>
    <w:rsid w:val="00003371"/>
    <w:rsid w:val="00003DD9"/>
    <w:rsid w:val="000046F1"/>
    <w:rsid w:val="00004718"/>
    <w:rsid w:val="00004A19"/>
    <w:rsid w:val="0000514B"/>
    <w:rsid w:val="000051F1"/>
    <w:rsid w:val="00005713"/>
    <w:rsid w:val="00005715"/>
    <w:rsid w:val="000057DC"/>
    <w:rsid w:val="0000583A"/>
    <w:rsid w:val="00005A90"/>
    <w:rsid w:val="00005D06"/>
    <w:rsid w:val="00006904"/>
    <w:rsid w:val="000077C1"/>
    <w:rsid w:val="00007934"/>
    <w:rsid w:val="00007E78"/>
    <w:rsid w:val="00010382"/>
    <w:rsid w:val="000103D9"/>
    <w:rsid w:val="00010787"/>
    <w:rsid w:val="00010ECF"/>
    <w:rsid w:val="0001116E"/>
    <w:rsid w:val="000111B0"/>
    <w:rsid w:val="00011858"/>
    <w:rsid w:val="000118AB"/>
    <w:rsid w:val="00011C13"/>
    <w:rsid w:val="00011E10"/>
    <w:rsid w:val="00011F3A"/>
    <w:rsid w:val="00012957"/>
    <w:rsid w:val="00012972"/>
    <w:rsid w:val="00012D89"/>
    <w:rsid w:val="000134AB"/>
    <w:rsid w:val="00013898"/>
    <w:rsid w:val="000138DA"/>
    <w:rsid w:val="00013B0E"/>
    <w:rsid w:val="00014BD5"/>
    <w:rsid w:val="00015163"/>
    <w:rsid w:val="000151FC"/>
    <w:rsid w:val="00015429"/>
    <w:rsid w:val="0001586D"/>
    <w:rsid w:val="00015923"/>
    <w:rsid w:val="00015A64"/>
    <w:rsid w:val="00015F01"/>
    <w:rsid w:val="000163D4"/>
    <w:rsid w:val="00016475"/>
    <w:rsid w:val="00016B0F"/>
    <w:rsid w:val="000171D8"/>
    <w:rsid w:val="0001729F"/>
    <w:rsid w:val="0001767C"/>
    <w:rsid w:val="00017D38"/>
    <w:rsid w:val="0002045C"/>
    <w:rsid w:val="00020DD0"/>
    <w:rsid w:val="0002111C"/>
    <w:rsid w:val="0002167E"/>
    <w:rsid w:val="00022235"/>
    <w:rsid w:val="00023276"/>
    <w:rsid w:val="000236A4"/>
    <w:rsid w:val="00024C4B"/>
    <w:rsid w:val="0002512A"/>
    <w:rsid w:val="000252A7"/>
    <w:rsid w:val="000252C9"/>
    <w:rsid w:val="00025367"/>
    <w:rsid w:val="00025404"/>
    <w:rsid w:val="00025CEA"/>
    <w:rsid w:val="00026389"/>
    <w:rsid w:val="0002648D"/>
    <w:rsid w:val="000269A4"/>
    <w:rsid w:val="00026CAF"/>
    <w:rsid w:val="00026D22"/>
    <w:rsid w:val="00027186"/>
    <w:rsid w:val="000271CF"/>
    <w:rsid w:val="00027733"/>
    <w:rsid w:val="00027C91"/>
    <w:rsid w:val="00027CB9"/>
    <w:rsid w:val="000300F4"/>
    <w:rsid w:val="00030454"/>
    <w:rsid w:val="000308A6"/>
    <w:rsid w:val="00030A46"/>
    <w:rsid w:val="00030B4F"/>
    <w:rsid w:val="000310E5"/>
    <w:rsid w:val="0003172A"/>
    <w:rsid w:val="000329B1"/>
    <w:rsid w:val="00032A3B"/>
    <w:rsid w:val="00032FD7"/>
    <w:rsid w:val="000331C3"/>
    <w:rsid w:val="000339A2"/>
    <w:rsid w:val="000339E9"/>
    <w:rsid w:val="00033CA3"/>
    <w:rsid w:val="0003422E"/>
    <w:rsid w:val="000342A8"/>
    <w:rsid w:val="000343C2"/>
    <w:rsid w:val="00034E85"/>
    <w:rsid w:val="00034F73"/>
    <w:rsid w:val="000351C0"/>
    <w:rsid w:val="0003524E"/>
    <w:rsid w:val="0003576D"/>
    <w:rsid w:val="000370BE"/>
    <w:rsid w:val="000373DC"/>
    <w:rsid w:val="0003787E"/>
    <w:rsid w:val="00037C1B"/>
    <w:rsid w:val="0004011B"/>
    <w:rsid w:val="00040E29"/>
    <w:rsid w:val="0004188D"/>
    <w:rsid w:val="000421BD"/>
    <w:rsid w:val="0004267E"/>
    <w:rsid w:val="00042B6D"/>
    <w:rsid w:val="000438DE"/>
    <w:rsid w:val="00043BE7"/>
    <w:rsid w:val="00043EEF"/>
    <w:rsid w:val="0004440D"/>
    <w:rsid w:val="00044D10"/>
    <w:rsid w:val="00044DFD"/>
    <w:rsid w:val="00044E29"/>
    <w:rsid w:val="00044F35"/>
    <w:rsid w:val="00045034"/>
    <w:rsid w:val="00045477"/>
    <w:rsid w:val="00045F55"/>
    <w:rsid w:val="00046109"/>
    <w:rsid w:val="00046626"/>
    <w:rsid w:val="000471CD"/>
    <w:rsid w:val="000476EC"/>
    <w:rsid w:val="00047839"/>
    <w:rsid w:val="000479DF"/>
    <w:rsid w:val="000500B5"/>
    <w:rsid w:val="0005040E"/>
    <w:rsid w:val="00050C63"/>
    <w:rsid w:val="00050D0D"/>
    <w:rsid w:val="00050D34"/>
    <w:rsid w:val="00051855"/>
    <w:rsid w:val="00052477"/>
    <w:rsid w:val="00052864"/>
    <w:rsid w:val="00053047"/>
    <w:rsid w:val="00053321"/>
    <w:rsid w:val="00053C03"/>
    <w:rsid w:val="00053F01"/>
    <w:rsid w:val="0005400C"/>
    <w:rsid w:val="000548A6"/>
    <w:rsid w:val="000550DD"/>
    <w:rsid w:val="000557D6"/>
    <w:rsid w:val="00055AE9"/>
    <w:rsid w:val="00055F1C"/>
    <w:rsid w:val="00056960"/>
    <w:rsid w:val="00056F51"/>
    <w:rsid w:val="000579ED"/>
    <w:rsid w:val="00057DB2"/>
    <w:rsid w:val="000605E8"/>
    <w:rsid w:val="00060A94"/>
    <w:rsid w:val="00060AAA"/>
    <w:rsid w:val="0006163D"/>
    <w:rsid w:val="00061FAD"/>
    <w:rsid w:val="00062044"/>
    <w:rsid w:val="00062053"/>
    <w:rsid w:val="00062254"/>
    <w:rsid w:val="000629EC"/>
    <w:rsid w:val="00062DEC"/>
    <w:rsid w:val="000630ED"/>
    <w:rsid w:val="00063369"/>
    <w:rsid w:val="00063A52"/>
    <w:rsid w:val="00063E81"/>
    <w:rsid w:val="00063FD9"/>
    <w:rsid w:val="00064227"/>
    <w:rsid w:val="00064CF4"/>
    <w:rsid w:val="000650BD"/>
    <w:rsid w:val="00065270"/>
    <w:rsid w:val="000653CB"/>
    <w:rsid w:val="0006540C"/>
    <w:rsid w:val="00065497"/>
    <w:rsid w:val="000655E8"/>
    <w:rsid w:val="000658D1"/>
    <w:rsid w:val="00065DBB"/>
    <w:rsid w:val="000663F1"/>
    <w:rsid w:val="00066F37"/>
    <w:rsid w:val="00066FA1"/>
    <w:rsid w:val="0006704B"/>
    <w:rsid w:val="0006754F"/>
    <w:rsid w:val="00067D36"/>
    <w:rsid w:val="00067D6F"/>
    <w:rsid w:val="0007067A"/>
    <w:rsid w:val="00070A52"/>
    <w:rsid w:val="0007157D"/>
    <w:rsid w:val="0007159C"/>
    <w:rsid w:val="00071A91"/>
    <w:rsid w:val="00071E23"/>
    <w:rsid w:val="00071E69"/>
    <w:rsid w:val="00071E97"/>
    <w:rsid w:val="000725BC"/>
    <w:rsid w:val="00072B7D"/>
    <w:rsid w:val="0007368E"/>
    <w:rsid w:val="000739FF"/>
    <w:rsid w:val="00073D3E"/>
    <w:rsid w:val="0007414E"/>
    <w:rsid w:val="0007474A"/>
    <w:rsid w:val="00074999"/>
    <w:rsid w:val="00074EFC"/>
    <w:rsid w:val="0007502B"/>
    <w:rsid w:val="000755EC"/>
    <w:rsid w:val="00075AB1"/>
    <w:rsid w:val="00075B75"/>
    <w:rsid w:val="00075F61"/>
    <w:rsid w:val="00076BB1"/>
    <w:rsid w:val="00076C13"/>
    <w:rsid w:val="00076C77"/>
    <w:rsid w:val="00077294"/>
    <w:rsid w:val="000777C4"/>
    <w:rsid w:val="00077BEF"/>
    <w:rsid w:val="00077F57"/>
    <w:rsid w:val="0008090D"/>
    <w:rsid w:val="00080A08"/>
    <w:rsid w:val="00080CFB"/>
    <w:rsid w:val="000812EB"/>
    <w:rsid w:val="00081398"/>
    <w:rsid w:val="000815D3"/>
    <w:rsid w:val="000819BA"/>
    <w:rsid w:val="00081EA4"/>
    <w:rsid w:val="00082D30"/>
    <w:rsid w:val="000846BC"/>
    <w:rsid w:val="00085279"/>
    <w:rsid w:val="00085519"/>
    <w:rsid w:val="00085C6A"/>
    <w:rsid w:val="00085C82"/>
    <w:rsid w:val="00085D39"/>
    <w:rsid w:val="00085FFE"/>
    <w:rsid w:val="0008626F"/>
    <w:rsid w:val="0008641F"/>
    <w:rsid w:val="000865F3"/>
    <w:rsid w:val="00087A84"/>
    <w:rsid w:val="0009102B"/>
    <w:rsid w:val="00091E19"/>
    <w:rsid w:val="00092951"/>
    <w:rsid w:val="00092B5E"/>
    <w:rsid w:val="00092D68"/>
    <w:rsid w:val="00093541"/>
    <w:rsid w:val="00093D0E"/>
    <w:rsid w:val="00094924"/>
    <w:rsid w:val="000968B9"/>
    <w:rsid w:val="00096EB6"/>
    <w:rsid w:val="000970CD"/>
    <w:rsid w:val="00097A41"/>
    <w:rsid w:val="00097B46"/>
    <w:rsid w:val="00097D47"/>
    <w:rsid w:val="000A050E"/>
    <w:rsid w:val="000A0B30"/>
    <w:rsid w:val="000A0B61"/>
    <w:rsid w:val="000A1298"/>
    <w:rsid w:val="000A2275"/>
    <w:rsid w:val="000A2365"/>
    <w:rsid w:val="000A28DC"/>
    <w:rsid w:val="000A2C6E"/>
    <w:rsid w:val="000A309A"/>
    <w:rsid w:val="000A365B"/>
    <w:rsid w:val="000A4047"/>
    <w:rsid w:val="000A4416"/>
    <w:rsid w:val="000A4686"/>
    <w:rsid w:val="000A46CE"/>
    <w:rsid w:val="000A4B20"/>
    <w:rsid w:val="000A5D3C"/>
    <w:rsid w:val="000A6309"/>
    <w:rsid w:val="000A679D"/>
    <w:rsid w:val="000A6928"/>
    <w:rsid w:val="000A698B"/>
    <w:rsid w:val="000A6C60"/>
    <w:rsid w:val="000A71C4"/>
    <w:rsid w:val="000A735F"/>
    <w:rsid w:val="000A7453"/>
    <w:rsid w:val="000A75C3"/>
    <w:rsid w:val="000A7C40"/>
    <w:rsid w:val="000A7C91"/>
    <w:rsid w:val="000A7E7C"/>
    <w:rsid w:val="000A7E9E"/>
    <w:rsid w:val="000B00EA"/>
    <w:rsid w:val="000B0314"/>
    <w:rsid w:val="000B0D6E"/>
    <w:rsid w:val="000B0E31"/>
    <w:rsid w:val="000B0FE0"/>
    <w:rsid w:val="000B124F"/>
    <w:rsid w:val="000B1688"/>
    <w:rsid w:val="000B16D2"/>
    <w:rsid w:val="000B1BAC"/>
    <w:rsid w:val="000B1BAF"/>
    <w:rsid w:val="000B1DE0"/>
    <w:rsid w:val="000B22AA"/>
    <w:rsid w:val="000B25AB"/>
    <w:rsid w:val="000B38BF"/>
    <w:rsid w:val="000B3AF9"/>
    <w:rsid w:val="000B3BA1"/>
    <w:rsid w:val="000B3F1E"/>
    <w:rsid w:val="000B421D"/>
    <w:rsid w:val="000B428A"/>
    <w:rsid w:val="000B4711"/>
    <w:rsid w:val="000B4863"/>
    <w:rsid w:val="000B4D0F"/>
    <w:rsid w:val="000B5209"/>
    <w:rsid w:val="000B5300"/>
    <w:rsid w:val="000B5328"/>
    <w:rsid w:val="000B54D8"/>
    <w:rsid w:val="000B6329"/>
    <w:rsid w:val="000B6EA3"/>
    <w:rsid w:val="000B6FEB"/>
    <w:rsid w:val="000B7477"/>
    <w:rsid w:val="000B7FA9"/>
    <w:rsid w:val="000C0C28"/>
    <w:rsid w:val="000C12FE"/>
    <w:rsid w:val="000C1427"/>
    <w:rsid w:val="000C1695"/>
    <w:rsid w:val="000C1B0D"/>
    <w:rsid w:val="000C217B"/>
    <w:rsid w:val="000C23B1"/>
    <w:rsid w:val="000C2A66"/>
    <w:rsid w:val="000C3235"/>
    <w:rsid w:val="000C34B1"/>
    <w:rsid w:val="000C35E1"/>
    <w:rsid w:val="000C36FD"/>
    <w:rsid w:val="000C3946"/>
    <w:rsid w:val="000C399F"/>
    <w:rsid w:val="000C3B31"/>
    <w:rsid w:val="000C44CE"/>
    <w:rsid w:val="000C49A9"/>
    <w:rsid w:val="000C4E97"/>
    <w:rsid w:val="000C5008"/>
    <w:rsid w:val="000C5219"/>
    <w:rsid w:val="000C57EB"/>
    <w:rsid w:val="000C5AE2"/>
    <w:rsid w:val="000C5CC9"/>
    <w:rsid w:val="000C5E10"/>
    <w:rsid w:val="000C5EA9"/>
    <w:rsid w:val="000C5F5F"/>
    <w:rsid w:val="000C61BA"/>
    <w:rsid w:val="000C6306"/>
    <w:rsid w:val="000C653F"/>
    <w:rsid w:val="000C6AD6"/>
    <w:rsid w:val="000C6B86"/>
    <w:rsid w:val="000C6E4F"/>
    <w:rsid w:val="000C74D1"/>
    <w:rsid w:val="000C7B55"/>
    <w:rsid w:val="000C7D44"/>
    <w:rsid w:val="000D01F3"/>
    <w:rsid w:val="000D06C5"/>
    <w:rsid w:val="000D0C9B"/>
    <w:rsid w:val="000D0F2D"/>
    <w:rsid w:val="000D12EA"/>
    <w:rsid w:val="000D18E3"/>
    <w:rsid w:val="000D235E"/>
    <w:rsid w:val="000D246E"/>
    <w:rsid w:val="000D396D"/>
    <w:rsid w:val="000D4610"/>
    <w:rsid w:val="000D496D"/>
    <w:rsid w:val="000D4A21"/>
    <w:rsid w:val="000D4AD2"/>
    <w:rsid w:val="000D4BF2"/>
    <w:rsid w:val="000D4E7C"/>
    <w:rsid w:val="000D5933"/>
    <w:rsid w:val="000D5CFB"/>
    <w:rsid w:val="000D6291"/>
    <w:rsid w:val="000D6819"/>
    <w:rsid w:val="000D718D"/>
    <w:rsid w:val="000D7498"/>
    <w:rsid w:val="000E002A"/>
    <w:rsid w:val="000E00C5"/>
    <w:rsid w:val="000E0A8D"/>
    <w:rsid w:val="000E0CF6"/>
    <w:rsid w:val="000E101A"/>
    <w:rsid w:val="000E1360"/>
    <w:rsid w:val="000E1821"/>
    <w:rsid w:val="000E184A"/>
    <w:rsid w:val="000E19ED"/>
    <w:rsid w:val="000E21AF"/>
    <w:rsid w:val="000E22B5"/>
    <w:rsid w:val="000E2CFF"/>
    <w:rsid w:val="000E3083"/>
    <w:rsid w:val="000E30CB"/>
    <w:rsid w:val="000E3454"/>
    <w:rsid w:val="000E41B3"/>
    <w:rsid w:val="000E4A08"/>
    <w:rsid w:val="000E4BC8"/>
    <w:rsid w:val="000E4DFC"/>
    <w:rsid w:val="000E4E74"/>
    <w:rsid w:val="000E52C7"/>
    <w:rsid w:val="000E5AE7"/>
    <w:rsid w:val="000E6332"/>
    <w:rsid w:val="000E6C65"/>
    <w:rsid w:val="000E7406"/>
    <w:rsid w:val="000E7B1D"/>
    <w:rsid w:val="000E7B74"/>
    <w:rsid w:val="000E7C78"/>
    <w:rsid w:val="000F0071"/>
    <w:rsid w:val="000F0D16"/>
    <w:rsid w:val="000F127C"/>
    <w:rsid w:val="000F12C7"/>
    <w:rsid w:val="000F1967"/>
    <w:rsid w:val="000F1CB9"/>
    <w:rsid w:val="000F242C"/>
    <w:rsid w:val="000F2ACD"/>
    <w:rsid w:val="000F2D09"/>
    <w:rsid w:val="000F2F06"/>
    <w:rsid w:val="000F30FB"/>
    <w:rsid w:val="000F3360"/>
    <w:rsid w:val="000F3D90"/>
    <w:rsid w:val="000F3E1A"/>
    <w:rsid w:val="000F45CF"/>
    <w:rsid w:val="000F469C"/>
    <w:rsid w:val="000F4D19"/>
    <w:rsid w:val="000F53CE"/>
    <w:rsid w:val="000F5452"/>
    <w:rsid w:val="000F562F"/>
    <w:rsid w:val="000F5EDD"/>
    <w:rsid w:val="000F60B8"/>
    <w:rsid w:val="000F66C7"/>
    <w:rsid w:val="000F6788"/>
    <w:rsid w:val="000F7546"/>
    <w:rsid w:val="000F7786"/>
    <w:rsid w:val="000F7CFF"/>
    <w:rsid w:val="000F7DF2"/>
    <w:rsid w:val="00100D94"/>
    <w:rsid w:val="00101397"/>
    <w:rsid w:val="00101601"/>
    <w:rsid w:val="001027D2"/>
    <w:rsid w:val="00102963"/>
    <w:rsid w:val="00102BF3"/>
    <w:rsid w:val="00102D99"/>
    <w:rsid w:val="001030A1"/>
    <w:rsid w:val="00103D0B"/>
    <w:rsid w:val="00103E1E"/>
    <w:rsid w:val="0010448D"/>
    <w:rsid w:val="00105112"/>
    <w:rsid w:val="0010563E"/>
    <w:rsid w:val="00105DCD"/>
    <w:rsid w:val="001061EB"/>
    <w:rsid w:val="001068E4"/>
    <w:rsid w:val="00106C83"/>
    <w:rsid w:val="00107349"/>
    <w:rsid w:val="00107B1D"/>
    <w:rsid w:val="00107B30"/>
    <w:rsid w:val="0011052F"/>
    <w:rsid w:val="0011059E"/>
    <w:rsid w:val="001105E9"/>
    <w:rsid w:val="00110999"/>
    <w:rsid w:val="00110F05"/>
    <w:rsid w:val="00111A75"/>
    <w:rsid w:val="00111FA7"/>
    <w:rsid w:val="0011271B"/>
    <w:rsid w:val="0011279A"/>
    <w:rsid w:val="00112C39"/>
    <w:rsid w:val="001132F0"/>
    <w:rsid w:val="001136C0"/>
    <w:rsid w:val="0011384A"/>
    <w:rsid w:val="00113B1D"/>
    <w:rsid w:val="001144C6"/>
    <w:rsid w:val="001146AA"/>
    <w:rsid w:val="0011497C"/>
    <w:rsid w:val="0011497F"/>
    <w:rsid w:val="00114AA8"/>
    <w:rsid w:val="00114F51"/>
    <w:rsid w:val="0011634D"/>
    <w:rsid w:val="001165C6"/>
    <w:rsid w:val="0011692E"/>
    <w:rsid w:val="00116A6C"/>
    <w:rsid w:val="00116C1F"/>
    <w:rsid w:val="00116F0B"/>
    <w:rsid w:val="001178F6"/>
    <w:rsid w:val="00117BBD"/>
    <w:rsid w:val="001205F4"/>
    <w:rsid w:val="00120901"/>
    <w:rsid w:val="0012102E"/>
    <w:rsid w:val="001212CF"/>
    <w:rsid w:val="00122B39"/>
    <w:rsid w:val="00122B60"/>
    <w:rsid w:val="00122C20"/>
    <w:rsid w:val="00123413"/>
    <w:rsid w:val="0012366D"/>
    <w:rsid w:val="0012375B"/>
    <w:rsid w:val="001237EF"/>
    <w:rsid w:val="00124197"/>
    <w:rsid w:val="00124533"/>
    <w:rsid w:val="0012455E"/>
    <w:rsid w:val="00124C31"/>
    <w:rsid w:val="00125B5F"/>
    <w:rsid w:val="001267DA"/>
    <w:rsid w:val="00126F85"/>
    <w:rsid w:val="00127715"/>
    <w:rsid w:val="00127BF2"/>
    <w:rsid w:val="00127FB5"/>
    <w:rsid w:val="0013057B"/>
    <w:rsid w:val="001307E7"/>
    <w:rsid w:val="00130939"/>
    <w:rsid w:val="00131574"/>
    <w:rsid w:val="00131793"/>
    <w:rsid w:val="00132486"/>
    <w:rsid w:val="0013262A"/>
    <w:rsid w:val="00132779"/>
    <w:rsid w:val="0013297A"/>
    <w:rsid w:val="00132ED9"/>
    <w:rsid w:val="0013328C"/>
    <w:rsid w:val="001333B6"/>
    <w:rsid w:val="001338F3"/>
    <w:rsid w:val="00133B0A"/>
    <w:rsid w:val="00133C5C"/>
    <w:rsid w:val="00133D32"/>
    <w:rsid w:val="001341ED"/>
    <w:rsid w:val="00134C2E"/>
    <w:rsid w:val="0013528B"/>
    <w:rsid w:val="001353FF"/>
    <w:rsid w:val="001368F1"/>
    <w:rsid w:val="00136C22"/>
    <w:rsid w:val="00136CA7"/>
    <w:rsid w:val="00136F39"/>
    <w:rsid w:val="001407C0"/>
    <w:rsid w:val="001410E8"/>
    <w:rsid w:val="00142B90"/>
    <w:rsid w:val="001431DF"/>
    <w:rsid w:val="001437C7"/>
    <w:rsid w:val="001444E4"/>
    <w:rsid w:val="00144677"/>
    <w:rsid w:val="00144EB4"/>
    <w:rsid w:val="001452BE"/>
    <w:rsid w:val="0014567B"/>
    <w:rsid w:val="00145CE6"/>
    <w:rsid w:val="00145E06"/>
    <w:rsid w:val="00146848"/>
    <w:rsid w:val="00146F23"/>
    <w:rsid w:val="001473A3"/>
    <w:rsid w:val="001475A7"/>
    <w:rsid w:val="00147614"/>
    <w:rsid w:val="00147709"/>
    <w:rsid w:val="00147712"/>
    <w:rsid w:val="0015040D"/>
    <w:rsid w:val="001506F7"/>
    <w:rsid w:val="00150C5A"/>
    <w:rsid w:val="00150CE7"/>
    <w:rsid w:val="001512DB"/>
    <w:rsid w:val="00151339"/>
    <w:rsid w:val="00151594"/>
    <w:rsid w:val="00151E1C"/>
    <w:rsid w:val="001523BD"/>
    <w:rsid w:val="00152710"/>
    <w:rsid w:val="00152D21"/>
    <w:rsid w:val="0015395C"/>
    <w:rsid w:val="00153A00"/>
    <w:rsid w:val="00153C56"/>
    <w:rsid w:val="00154170"/>
    <w:rsid w:val="001541EF"/>
    <w:rsid w:val="00154251"/>
    <w:rsid w:val="001544DD"/>
    <w:rsid w:val="0015488A"/>
    <w:rsid w:val="00154E5F"/>
    <w:rsid w:val="0015527B"/>
    <w:rsid w:val="001553E8"/>
    <w:rsid w:val="001559F7"/>
    <w:rsid w:val="00155C33"/>
    <w:rsid w:val="001562B8"/>
    <w:rsid w:val="00156758"/>
    <w:rsid w:val="00156E42"/>
    <w:rsid w:val="001577F1"/>
    <w:rsid w:val="00157ACF"/>
    <w:rsid w:val="00157ADA"/>
    <w:rsid w:val="001600D8"/>
    <w:rsid w:val="001603A2"/>
    <w:rsid w:val="00160BA5"/>
    <w:rsid w:val="00160DBE"/>
    <w:rsid w:val="00161188"/>
    <w:rsid w:val="00161530"/>
    <w:rsid w:val="00162183"/>
    <w:rsid w:val="001631D1"/>
    <w:rsid w:val="001638E9"/>
    <w:rsid w:val="00163B81"/>
    <w:rsid w:val="00163E84"/>
    <w:rsid w:val="001641CC"/>
    <w:rsid w:val="001645A9"/>
    <w:rsid w:val="001649DA"/>
    <w:rsid w:val="00164BA3"/>
    <w:rsid w:val="00164C1A"/>
    <w:rsid w:val="00164D5A"/>
    <w:rsid w:val="00164ED1"/>
    <w:rsid w:val="0016529D"/>
    <w:rsid w:val="001653B1"/>
    <w:rsid w:val="0016589F"/>
    <w:rsid w:val="00165CC4"/>
    <w:rsid w:val="00165CFE"/>
    <w:rsid w:val="001662A4"/>
    <w:rsid w:val="00166EB3"/>
    <w:rsid w:val="001676AD"/>
    <w:rsid w:val="00170168"/>
    <w:rsid w:val="0017072B"/>
    <w:rsid w:val="00170B4B"/>
    <w:rsid w:val="00170CC0"/>
    <w:rsid w:val="00170FD2"/>
    <w:rsid w:val="0017107B"/>
    <w:rsid w:val="00171200"/>
    <w:rsid w:val="00171650"/>
    <w:rsid w:val="00171782"/>
    <w:rsid w:val="00171CF8"/>
    <w:rsid w:val="00172029"/>
    <w:rsid w:val="0017252B"/>
    <w:rsid w:val="001726EB"/>
    <w:rsid w:val="00172998"/>
    <w:rsid w:val="00172A24"/>
    <w:rsid w:val="001730AC"/>
    <w:rsid w:val="0017313E"/>
    <w:rsid w:val="00173755"/>
    <w:rsid w:val="0017380B"/>
    <w:rsid w:val="00173980"/>
    <w:rsid w:val="00174243"/>
    <w:rsid w:val="00174F9E"/>
    <w:rsid w:val="001755B3"/>
    <w:rsid w:val="001768D3"/>
    <w:rsid w:val="00176B74"/>
    <w:rsid w:val="00176E9E"/>
    <w:rsid w:val="00177817"/>
    <w:rsid w:val="00177898"/>
    <w:rsid w:val="00177933"/>
    <w:rsid w:val="001779F9"/>
    <w:rsid w:val="00177B6A"/>
    <w:rsid w:val="00177D21"/>
    <w:rsid w:val="00180A4B"/>
    <w:rsid w:val="00180DB1"/>
    <w:rsid w:val="00180F61"/>
    <w:rsid w:val="00181B42"/>
    <w:rsid w:val="001823A7"/>
    <w:rsid w:val="00182A82"/>
    <w:rsid w:val="00182BC6"/>
    <w:rsid w:val="00183412"/>
    <w:rsid w:val="00183B63"/>
    <w:rsid w:val="00184035"/>
    <w:rsid w:val="00184293"/>
    <w:rsid w:val="00184910"/>
    <w:rsid w:val="0018492F"/>
    <w:rsid w:val="00184C36"/>
    <w:rsid w:val="00185145"/>
    <w:rsid w:val="001853FF"/>
    <w:rsid w:val="00185796"/>
    <w:rsid w:val="00185DF7"/>
    <w:rsid w:val="00186C33"/>
    <w:rsid w:val="00186D6B"/>
    <w:rsid w:val="0018710A"/>
    <w:rsid w:val="0018715E"/>
    <w:rsid w:val="00190197"/>
    <w:rsid w:val="00190678"/>
    <w:rsid w:val="001907CA"/>
    <w:rsid w:val="0019094B"/>
    <w:rsid w:val="00190E1C"/>
    <w:rsid w:val="0019134A"/>
    <w:rsid w:val="001916FC"/>
    <w:rsid w:val="0019174E"/>
    <w:rsid w:val="0019178C"/>
    <w:rsid w:val="00191BBC"/>
    <w:rsid w:val="00191C09"/>
    <w:rsid w:val="001930BA"/>
    <w:rsid w:val="00193C3D"/>
    <w:rsid w:val="0019435F"/>
    <w:rsid w:val="001954FB"/>
    <w:rsid w:val="0019572A"/>
    <w:rsid w:val="00195E53"/>
    <w:rsid w:val="00196531"/>
    <w:rsid w:val="001974EC"/>
    <w:rsid w:val="001A001F"/>
    <w:rsid w:val="001A073E"/>
    <w:rsid w:val="001A0DEB"/>
    <w:rsid w:val="001A108E"/>
    <w:rsid w:val="001A1593"/>
    <w:rsid w:val="001A1AFC"/>
    <w:rsid w:val="001A1BCB"/>
    <w:rsid w:val="001A1D86"/>
    <w:rsid w:val="001A200F"/>
    <w:rsid w:val="001A2F24"/>
    <w:rsid w:val="001A3280"/>
    <w:rsid w:val="001A3358"/>
    <w:rsid w:val="001A3B9D"/>
    <w:rsid w:val="001A3CC6"/>
    <w:rsid w:val="001A45FC"/>
    <w:rsid w:val="001A462E"/>
    <w:rsid w:val="001A46FB"/>
    <w:rsid w:val="001A4AA8"/>
    <w:rsid w:val="001A54DB"/>
    <w:rsid w:val="001A54FD"/>
    <w:rsid w:val="001A62D5"/>
    <w:rsid w:val="001A6425"/>
    <w:rsid w:val="001A6477"/>
    <w:rsid w:val="001A6CEC"/>
    <w:rsid w:val="001A6F7A"/>
    <w:rsid w:val="001A767E"/>
    <w:rsid w:val="001A7BD2"/>
    <w:rsid w:val="001A7EB6"/>
    <w:rsid w:val="001A7FE1"/>
    <w:rsid w:val="001B0095"/>
    <w:rsid w:val="001B0571"/>
    <w:rsid w:val="001B1456"/>
    <w:rsid w:val="001B189F"/>
    <w:rsid w:val="001B2903"/>
    <w:rsid w:val="001B4574"/>
    <w:rsid w:val="001B499D"/>
    <w:rsid w:val="001B4D69"/>
    <w:rsid w:val="001B4F2D"/>
    <w:rsid w:val="001B5089"/>
    <w:rsid w:val="001B5D86"/>
    <w:rsid w:val="001B6943"/>
    <w:rsid w:val="001B6D83"/>
    <w:rsid w:val="001B71CF"/>
    <w:rsid w:val="001B723E"/>
    <w:rsid w:val="001C04F2"/>
    <w:rsid w:val="001C07AC"/>
    <w:rsid w:val="001C088F"/>
    <w:rsid w:val="001C0AED"/>
    <w:rsid w:val="001C0EE7"/>
    <w:rsid w:val="001C118A"/>
    <w:rsid w:val="001C1596"/>
    <w:rsid w:val="001C17F3"/>
    <w:rsid w:val="001C2072"/>
    <w:rsid w:val="001C23BD"/>
    <w:rsid w:val="001C27B1"/>
    <w:rsid w:val="001C2898"/>
    <w:rsid w:val="001C2920"/>
    <w:rsid w:val="001C313E"/>
    <w:rsid w:val="001C3B47"/>
    <w:rsid w:val="001C42B1"/>
    <w:rsid w:val="001C43BC"/>
    <w:rsid w:val="001C4912"/>
    <w:rsid w:val="001C49DD"/>
    <w:rsid w:val="001C4ADA"/>
    <w:rsid w:val="001C4FFC"/>
    <w:rsid w:val="001C506F"/>
    <w:rsid w:val="001C511E"/>
    <w:rsid w:val="001C548D"/>
    <w:rsid w:val="001C5FB3"/>
    <w:rsid w:val="001C6B08"/>
    <w:rsid w:val="001C7993"/>
    <w:rsid w:val="001C7B94"/>
    <w:rsid w:val="001C7EA7"/>
    <w:rsid w:val="001C7FB5"/>
    <w:rsid w:val="001D00FE"/>
    <w:rsid w:val="001D01F1"/>
    <w:rsid w:val="001D0A4F"/>
    <w:rsid w:val="001D0ACC"/>
    <w:rsid w:val="001D0AF2"/>
    <w:rsid w:val="001D0B91"/>
    <w:rsid w:val="001D0DFA"/>
    <w:rsid w:val="001D0F18"/>
    <w:rsid w:val="001D12B2"/>
    <w:rsid w:val="001D16A3"/>
    <w:rsid w:val="001D17CD"/>
    <w:rsid w:val="001D1F15"/>
    <w:rsid w:val="001D2119"/>
    <w:rsid w:val="001D2C02"/>
    <w:rsid w:val="001D2DA9"/>
    <w:rsid w:val="001D2F7A"/>
    <w:rsid w:val="001D30A5"/>
    <w:rsid w:val="001D31FE"/>
    <w:rsid w:val="001D3318"/>
    <w:rsid w:val="001D363E"/>
    <w:rsid w:val="001D38BE"/>
    <w:rsid w:val="001D3C6B"/>
    <w:rsid w:val="001D3D97"/>
    <w:rsid w:val="001D4AD2"/>
    <w:rsid w:val="001D5AA0"/>
    <w:rsid w:val="001D5D6D"/>
    <w:rsid w:val="001D610F"/>
    <w:rsid w:val="001D73C7"/>
    <w:rsid w:val="001D7622"/>
    <w:rsid w:val="001D792B"/>
    <w:rsid w:val="001D7E92"/>
    <w:rsid w:val="001E003D"/>
    <w:rsid w:val="001E0448"/>
    <w:rsid w:val="001E069D"/>
    <w:rsid w:val="001E07B6"/>
    <w:rsid w:val="001E0A37"/>
    <w:rsid w:val="001E1004"/>
    <w:rsid w:val="001E145A"/>
    <w:rsid w:val="001E1701"/>
    <w:rsid w:val="001E1745"/>
    <w:rsid w:val="001E1F4D"/>
    <w:rsid w:val="001E23CF"/>
    <w:rsid w:val="001E48CA"/>
    <w:rsid w:val="001E4A85"/>
    <w:rsid w:val="001E4E85"/>
    <w:rsid w:val="001E55DE"/>
    <w:rsid w:val="001E64B4"/>
    <w:rsid w:val="001E6874"/>
    <w:rsid w:val="001E6B30"/>
    <w:rsid w:val="001E758B"/>
    <w:rsid w:val="001F0571"/>
    <w:rsid w:val="001F0683"/>
    <w:rsid w:val="001F0A3B"/>
    <w:rsid w:val="001F0E2B"/>
    <w:rsid w:val="001F16B4"/>
    <w:rsid w:val="001F1742"/>
    <w:rsid w:val="001F18CC"/>
    <w:rsid w:val="001F1A55"/>
    <w:rsid w:val="001F1E67"/>
    <w:rsid w:val="001F202F"/>
    <w:rsid w:val="001F226F"/>
    <w:rsid w:val="001F3520"/>
    <w:rsid w:val="001F41FC"/>
    <w:rsid w:val="001F453B"/>
    <w:rsid w:val="001F4997"/>
    <w:rsid w:val="001F49F1"/>
    <w:rsid w:val="001F4D92"/>
    <w:rsid w:val="001F5367"/>
    <w:rsid w:val="001F56A3"/>
    <w:rsid w:val="001F599A"/>
    <w:rsid w:val="001F6520"/>
    <w:rsid w:val="001F6911"/>
    <w:rsid w:val="001F6A99"/>
    <w:rsid w:val="001F7277"/>
    <w:rsid w:val="001F78D0"/>
    <w:rsid w:val="001F7A06"/>
    <w:rsid w:val="001F7D75"/>
    <w:rsid w:val="001F7EF6"/>
    <w:rsid w:val="00200092"/>
    <w:rsid w:val="00200581"/>
    <w:rsid w:val="0020069C"/>
    <w:rsid w:val="00200891"/>
    <w:rsid w:val="002011C0"/>
    <w:rsid w:val="002013FF"/>
    <w:rsid w:val="002014A1"/>
    <w:rsid w:val="0020182E"/>
    <w:rsid w:val="0020243C"/>
    <w:rsid w:val="00202B96"/>
    <w:rsid w:val="00202FB2"/>
    <w:rsid w:val="002032B8"/>
    <w:rsid w:val="00203420"/>
    <w:rsid w:val="002036A2"/>
    <w:rsid w:val="00203A44"/>
    <w:rsid w:val="00203E7E"/>
    <w:rsid w:val="00204E50"/>
    <w:rsid w:val="00206294"/>
    <w:rsid w:val="002069B1"/>
    <w:rsid w:val="00206C1D"/>
    <w:rsid w:val="0021022B"/>
    <w:rsid w:val="00210529"/>
    <w:rsid w:val="00210A0A"/>
    <w:rsid w:val="00210A2F"/>
    <w:rsid w:val="002121E2"/>
    <w:rsid w:val="0021267F"/>
    <w:rsid w:val="00213DA0"/>
    <w:rsid w:val="00214445"/>
    <w:rsid w:val="00214A7A"/>
    <w:rsid w:val="00215208"/>
    <w:rsid w:val="002155B5"/>
    <w:rsid w:val="002155C3"/>
    <w:rsid w:val="00215625"/>
    <w:rsid w:val="002156AE"/>
    <w:rsid w:val="00215923"/>
    <w:rsid w:val="00215962"/>
    <w:rsid w:val="00215B06"/>
    <w:rsid w:val="00215FF1"/>
    <w:rsid w:val="0021609F"/>
    <w:rsid w:val="002160C6"/>
    <w:rsid w:val="00216729"/>
    <w:rsid w:val="00216E3F"/>
    <w:rsid w:val="00217104"/>
    <w:rsid w:val="0021774A"/>
    <w:rsid w:val="00217D45"/>
    <w:rsid w:val="00220BC8"/>
    <w:rsid w:val="00220CF5"/>
    <w:rsid w:val="00221061"/>
    <w:rsid w:val="00221819"/>
    <w:rsid w:val="00221AF4"/>
    <w:rsid w:val="00221EC2"/>
    <w:rsid w:val="00222347"/>
    <w:rsid w:val="00222502"/>
    <w:rsid w:val="002227B3"/>
    <w:rsid w:val="002227CE"/>
    <w:rsid w:val="00222D84"/>
    <w:rsid w:val="002230AC"/>
    <w:rsid w:val="002231E1"/>
    <w:rsid w:val="0022332A"/>
    <w:rsid w:val="002236A3"/>
    <w:rsid w:val="002236BF"/>
    <w:rsid w:val="00223819"/>
    <w:rsid w:val="00223D56"/>
    <w:rsid w:val="00223F4E"/>
    <w:rsid w:val="00224289"/>
    <w:rsid w:val="00224770"/>
    <w:rsid w:val="00224D60"/>
    <w:rsid w:val="00225216"/>
    <w:rsid w:val="002252AD"/>
    <w:rsid w:val="0022554E"/>
    <w:rsid w:val="00225964"/>
    <w:rsid w:val="00225CFE"/>
    <w:rsid w:val="0022602E"/>
    <w:rsid w:val="0022632E"/>
    <w:rsid w:val="00227080"/>
    <w:rsid w:val="00227366"/>
    <w:rsid w:val="00227524"/>
    <w:rsid w:val="002276B5"/>
    <w:rsid w:val="00227974"/>
    <w:rsid w:val="00230688"/>
    <w:rsid w:val="00230719"/>
    <w:rsid w:val="00230B32"/>
    <w:rsid w:val="002315F6"/>
    <w:rsid w:val="0023174C"/>
    <w:rsid w:val="00231831"/>
    <w:rsid w:val="0023195C"/>
    <w:rsid w:val="002320E0"/>
    <w:rsid w:val="00232A36"/>
    <w:rsid w:val="00232B8A"/>
    <w:rsid w:val="00233086"/>
    <w:rsid w:val="00233608"/>
    <w:rsid w:val="002336C8"/>
    <w:rsid w:val="0023394D"/>
    <w:rsid w:val="00233C09"/>
    <w:rsid w:val="00234138"/>
    <w:rsid w:val="00234645"/>
    <w:rsid w:val="00234BA0"/>
    <w:rsid w:val="00234D19"/>
    <w:rsid w:val="00235794"/>
    <w:rsid w:val="00236569"/>
    <w:rsid w:val="0023689E"/>
    <w:rsid w:val="002368A6"/>
    <w:rsid w:val="00236C6C"/>
    <w:rsid w:val="0023730F"/>
    <w:rsid w:val="00237588"/>
    <w:rsid w:val="00237FAC"/>
    <w:rsid w:val="0024028A"/>
    <w:rsid w:val="002405F8"/>
    <w:rsid w:val="0024092C"/>
    <w:rsid w:val="00240B2E"/>
    <w:rsid w:val="00240C3F"/>
    <w:rsid w:val="00240D75"/>
    <w:rsid w:val="0024159E"/>
    <w:rsid w:val="002415AD"/>
    <w:rsid w:val="00241833"/>
    <w:rsid w:val="00241F49"/>
    <w:rsid w:val="00242159"/>
    <w:rsid w:val="00242E97"/>
    <w:rsid w:val="0024343F"/>
    <w:rsid w:val="002434EF"/>
    <w:rsid w:val="00243C21"/>
    <w:rsid w:val="002443BB"/>
    <w:rsid w:val="00244514"/>
    <w:rsid w:val="002449D2"/>
    <w:rsid w:val="00245755"/>
    <w:rsid w:val="00246089"/>
    <w:rsid w:val="00246D29"/>
    <w:rsid w:val="00246FC6"/>
    <w:rsid w:val="00247313"/>
    <w:rsid w:val="00247BFD"/>
    <w:rsid w:val="00250E4B"/>
    <w:rsid w:val="00251402"/>
    <w:rsid w:val="002516CA"/>
    <w:rsid w:val="00251854"/>
    <w:rsid w:val="00252521"/>
    <w:rsid w:val="00252AB1"/>
    <w:rsid w:val="00252B08"/>
    <w:rsid w:val="00252D7B"/>
    <w:rsid w:val="00253211"/>
    <w:rsid w:val="002532C0"/>
    <w:rsid w:val="00253D3A"/>
    <w:rsid w:val="0025453E"/>
    <w:rsid w:val="00254FF4"/>
    <w:rsid w:val="0025519E"/>
    <w:rsid w:val="00255871"/>
    <w:rsid w:val="00255BD2"/>
    <w:rsid w:val="002562F5"/>
    <w:rsid w:val="002564CC"/>
    <w:rsid w:val="00256DC6"/>
    <w:rsid w:val="002600AB"/>
    <w:rsid w:val="00260747"/>
    <w:rsid w:val="0026085B"/>
    <w:rsid w:val="00261920"/>
    <w:rsid w:val="00262009"/>
    <w:rsid w:val="00262187"/>
    <w:rsid w:val="002623BB"/>
    <w:rsid w:val="00262860"/>
    <w:rsid w:val="002628A5"/>
    <w:rsid w:val="00262A95"/>
    <w:rsid w:val="00262F6F"/>
    <w:rsid w:val="0026321D"/>
    <w:rsid w:val="0026379A"/>
    <w:rsid w:val="002638B7"/>
    <w:rsid w:val="002645FC"/>
    <w:rsid w:val="002647F9"/>
    <w:rsid w:val="002649F4"/>
    <w:rsid w:val="00264A7B"/>
    <w:rsid w:val="00265391"/>
    <w:rsid w:val="00265A1C"/>
    <w:rsid w:val="00265D0C"/>
    <w:rsid w:val="00265F25"/>
    <w:rsid w:val="00267129"/>
    <w:rsid w:val="0026774B"/>
    <w:rsid w:val="0026783D"/>
    <w:rsid w:val="00267C13"/>
    <w:rsid w:val="0026D999"/>
    <w:rsid w:val="00270072"/>
    <w:rsid w:val="0027014F"/>
    <w:rsid w:val="002705BA"/>
    <w:rsid w:val="00271054"/>
    <w:rsid w:val="002715AC"/>
    <w:rsid w:val="002719BC"/>
    <w:rsid w:val="00271FD4"/>
    <w:rsid w:val="00272939"/>
    <w:rsid w:val="00272953"/>
    <w:rsid w:val="00273115"/>
    <w:rsid w:val="00273389"/>
    <w:rsid w:val="0027347B"/>
    <w:rsid w:val="0027529E"/>
    <w:rsid w:val="00275A7C"/>
    <w:rsid w:val="00275C09"/>
    <w:rsid w:val="00275C71"/>
    <w:rsid w:val="00276BB0"/>
    <w:rsid w:val="002770A1"/>
    <w:rsid w:val="002772ED"/>
    <w:rsid w:val="00277331"/>
    <w:rsid w:val="00277A65"/>
    <w:rsid w:val="00277CB1"/>
    <w:rsid w:val="00277F01"/>
    <w:rsid w:val="0028015B"/>
    <w:rsid w:val="002802F9"/>
    <w:rsid w:val="00280338"/>
    <w:rsid w:val="00280533"/>
    <w:rsid w:val="002808BD"/>
    <w:rsid w:val="00280907"/>
    <w:rsid w:val="00281547"/>
    <w:rsid w:val="00281D07"/>
    <w:rsid w:val="00281EC7"/>
    <w:rsid w:val="0028256A"/>
    <w:rsid w:val="002825F5"/>
    <w:rsid w:val="00282786"/>
    <w:rsid w:val="00282977"/>
    <w:rsid w:val="002834D3"/>
    <w:rsid w:val="0028354E"/>
    <w:rsid w:val="002835E6"/>
    <w:rsid w:val="00283903"/>
    <w:rsid w:val="00283DF0"/>
    <w:rsid w:val="00283E79"/>
    <w:rsid w:val="0028415F"/>
    <w:rsid w:val="00284793"/>
    <w:rsid w:val="0028520C"/>
    <w:rsid w:val="002854AF"/>
    <w:rsid w:val="0028569A"/>
    <w:rsid w:val="00285889"/>
    <w:rsid w:val="00285C4F"/>
    <w:rsid w:val="0028621E"/>
    <w:rsid w:val="002866AC"/>
    <w:rsid w:val="00286AEE"/>
    <w:rsid w:val="0028732F"/>
    <w:rsid w:val="002878D4"/>
    <w:rsid w:val="00287AFE"/>
    <w:rsid w:val="00287CDC"/>
    <w:rsid w:val="002901AF"/>
    <w:rsid w:val="00290463"/>
    <w:rsid w:val="00290FF7"/>
    <w:rsid w:val="002919F0"/>
    <w:rsid w:val="00291D9F"/>
    <w:rsid w:val="00292040"/>
    <w:rsid w:val="00292EB9"/>
    <w:rsid w:val="00292FB3"/>
    <w:rsid w:val="0029338C"/>
    <w:rsid w:val="002934A0"/>
    <w:rsid w:val="00294154"/>
    <w:rsid w:val="002949E2"/>
    <w:rsid w:val="00294A1A"/>
    <w:rsid w:val="00294E14"/>
    <w:rsid w:val="00295C07"/>
    <w:rsid w:val="00295D07"/>
    <w:rsid w:val="00295ED9"/>
    <w:rsid w:val="00296034"/>
    <w:rsid w:val="002961AD"/>
    <w:rsid w:val="00296C49"/>
    <w:rsid w:val="0029744E"/>
    <w:rsid w:val="0029762D"/>
    <w:rsid w:val="00297A54"/>
    <w:rsid w:val="00297C02"/>
    <w:rsid w:val="00297D64"/>
    <w:rsid w:val="00297FDB"/>
    <w:rsid w:val="002A04FE"/>
    <w:rsid w:val="002A1451"/>
    <w:rsid w:val="002A1794"/>
    <w:rsid w:val="002A17E2"/>
    <w:rsid w:val="002A1B5B"/>
    <w:rsid w:val="002A1F15"/>
    <w:rsid w:val="002A247E"/>
    <w:rsid w:val="002A2587"/>
    <w:rsid w:val="002A3141"/>
    <w:rsid w:val="002A35F5"/>
    <w:rsid w:val="002A3F44"/>
    <w:rsid w:val="002A3F73"/>
    <w:rsid w:val="002A4068"/>
    <w:rsid w:val="002A4BC1"/>
    <w:rsid w:val="002A5304"/>
    <w:rsid w:val="002A5653"/>
    <w:rsid w:val="002A631E"/>
    <w:rsid w:val="002A667B"/>
    <w:rsid w:val="002A6841"/>
    <w:rsid w:val="002A7566"/>
    <w:rsid w:val="002A7878"/>
    <w:rsid w:val="002A7DC5"/>
    <w:rsid w:val="002A7E1A"/>
    <w:rsid w:val="002B009D"/>
    <w:rsid w:val="002B0155"/>
    <w:rsid w:val="002B057C"/>
    <w:rsid w:val="002B07AE"/>
    <w:rsid w:val="002B097B"/>
    <w:rsid w:val="002B0ACC"/>
    <w:rsid w:val="002B13D0"/>
    <w:rsid w:val="002B191C"/>
    <w:rsid w:val="002B1A72"/>
    <w:rsid w:val="002B214E"/>
    <w:rsid w:val="002B25FF"/>
    <w:rsid w:val="002B2B42"/>
    <w:rsid w:val="002B2E56"/>
    <w:rsid w:val="002B3568"/>
    <w:rsid w:val="002B38EF"/>
    <w:rsid w:val="002B3F94"/>
    <w:rsid w:val="002B3FB0"/>
    <w:rsid w:val="002B43E4"/>
    <w:rsid w:val="002B49C7"/>
    <w:rsid w:val="002B50FD"/>
    <w:rsid w:val="002B5472"/>
    <w:rsid w:val="002B54A7"/>
    <w:rsid w:val="002B64AB"/>
    <w:rsid w:val="002B64BB"/>
    <w:rsid w:val="002B64E0"/>
    <w:rsid w:val="002B6864"/>
    <w:rsid w:val="002B6EE0"/>
    <w:rsid w:val="002B7173"/>
    <w:rsid w:val="002B7E83"/>
    <w:rsid w:val="002C0409"/>
    <w:rsid w:val="002C061A"/>
    <w:rsid w:val="002C0642"/>
    <w:rsid w:val="002C0A66"/>
    <w:rsid w:val="002C119B"/>
    <w:rsid w:val="002C1374"/>
    <w:rsid w:val="002C151B"/>
    <w:rsid w:val="002C188D"/>
    <w:rsid w:val="002C1BA4"/>
    <w:rsid w:val="002C1FA4"/>
    <w:rsid w:val="002C2072"/>
    <w:rsid w:val="002C2279"/>
    <w:rsid w:val="002C25F8"/>
    <w:rsid w:val="002C26DC"/>
    <w:rsid w:val="002C2971"/>
    <w:rsid w:val="002C2989"/>
    <w:rsid w:val="002C2A90"/>
    <w:rsid w:val="002C2F5B"/>
    <w:rsid w:val="002C32FB"/>
    <w:rsid w:val="002C34AE"/>
    <w:rsid w:val="002C4041"/>
    <w:rsid w:val="002C4101"/>
    <w:rsid w:val="002C43AB"/>
    <w:rsid w:val="002C43D3"/>
    <w:rsid w:val="002C4409"/>
    <w:rsid w:val="002C47E9"/>
    <w:rsid w:val="002C51E4"/>
    <w:rsid w:val="002C55A7"/>
    <w:rsid w:val="002C55CE"/>
    <w:rsid w:val="002C65F4"/>
    <w:rsid w:val="002C69CB"/>
    <w:rsid w:val="002C6C20"/>
    <w:rsid w:val="002C7239"/>
    <w:rsid w:val="002C7358"/>
    <w:rsid w:val="002C7544"/>
    <w:rsid w:val="002D049C"/>
    <w:rsid w:val="002D07B9"/>
    <w:rsid w:val="002D0E0F"/>
    <w:rsid w:val="002D0E38"/>
    <w:rsid w:val="002D1DF9"/>
    <w:rsid w:val="002D1FDC"/>
    <w:rsid w:val="002D2214"/>
    <w:rsid w:val="002D2732"/>
    <w:rsid w:val="002D278D"/>
    <w:rsid w:val="002D2B06"/>
    <w:rsid w:val="002D2F47"/>
    <w:rsid w:val="002D331D"/>
    <w:rsid w:val="002D3873"/>
    <w:rsid w:val="002D3E39"/>
    <w:rsid w:val="002D402A"/>
    <w:rsid w:val="002D4943"/>
    <w:rsid w:val="002D5014"/>
    <w:rsid w:val="002D563D"/>
    <w:rsid w:val="002D58C7"/>
    <w:rsid w:val="002D61D2"/>
    <w:rsid w:val="002D6649"/>
    <w:rsid w:val="002D694A"/>
    <w:rsid w:val="002D6AC2"/>
    <w:rsid w:val="002D6B55"/>
    <w:rsid w:val="002D6DD5"/>
    <w:rsid w:val="002D7244"/>
    <w:rsid w:val="002D7C3E"/>
    <w:rsid w:val="002D7F71"/>
    <w:rsid w:val="002D7FFB"/>
    <w:rsid w:val="002E07A0"/>
    <w:rsid w:val="002E0FF8"/>
    <w:rsid w:val="002E133A"/>
    <w:rsid w:val="002E1373"/>
    <w:rsid w:val="002E1CCD"/>
    <w:rsid w:val="002E2148"/>
    <w:rsid w:val="002E26EC"/>
    <w:rsid w:val="002E2868"/>
    <w:rsid w:val="002E2C79"/>
    <w:rsid w:val="002E3BAF"/>
    <w:rsid w:val="002E3C6A"/>
    <w:rsid w:val="002E3DCB"/>
    <w:rsid w:val="002E3F0B"/>
    <w:rsid w:val="002E40AD"/>
    <w:rsid w:val="002E40D8"/>
    <w:rsid w:val="002E41DA"/>
    <w:rsid w:val="002E45C7"/>
    <w:rsid w:val="002E526A"/>
    <w:rsid w:val="002E549D"/>
    <w:rsid w:val="002E5690"/>
    <w:rsid w:val="002E59A9"/>
    <w:rsid w:val="002E6318"/>
    <w:rsid w:val="002E680C"/>
    <w:rsid w:val="002E698B"/>
    <w:rsid w:val="002E6B7C"/>
    <w:rsid w:val="002E735F"/>
    <w:rsid w:val="002E753F"/>
    <w:rsid w:val="002E779B"/>
    <w:rsid w:val="002E77EB"/>
    <w:rsid w:val="002E78AD"/>
    <w:rsid w:val="002E7C05"/>
    <w:rsid w:val="002E7FDB"/>
    <w:rsid w:val="002F028F"/>
    <w:rsid w:val="002F081C"/>
    <w:rsid w:val="002F09A5"/>
    <w:rsid w:val="002F0DDA"/>
    <w:rsid w:val="002F1B1C"/>
    <w:rsid w:val="002F23CD"/>
    <w:rsid w:val="002F2992"/>
    <w:rsid w:val="002F3322"/>
    <w:rsid w:val="002F44A7"/>
    <w:rsid w:val="002F4ABD"/>
    <w:rsid w:val="002F5809"/>
    <w:rsid w:val="002F596D"/>
    <w:rsid w:val="002F5B16"/>
    <w:rsid w:val="002F5EA5"/>
    <w:rsid w:val="002F64D5"/>
    <w:rsid w:val="002F68C1"/>
    <w:rsid w:val="002F6DFC"/>
    <w:rsid w:val="002F773A"/>
    <w:rsid w:val="002F782F"/>
    <w:rsid w:val="002F7980"/>
    <w:rsid w:val="002F7A01"/>
    <w:rsid w:val="003000D2"/>
    <w:rsid w:val="003000D8"/>
    <w:rsid w:val="00300670"/>
    <w:rsid w:val="00300697"/>
    <w:rsid w:val="00300A59"/>
    <w:rsid w:val="00300AC1"/>
    <w:rsid w:val="0030183F"/>
    <w:rsid w:val="003019FA"/>
    <w:rsid w:val="00301CEE"/>
    <w:rsid w:val="003020DB"/>
    <w:rsid w:val="003022D6"/>
    <w:rsid w:val="00302387"/>
    <w:rsid w:val="003025A9"/>
    <w:rsid w:val="00302871"/>
    <w:rsid w:val="0030310D"/>
    <w:rsid w:val="003035F1"/>
    <w:rsid w:val="00303961"/>
    <w:rsid w:val="00303AFA"/>
    <w:rsid w:val="00303FD5"/>
    <w:rsid w:val="0030432B"/>
    <w:rsid w:val="003044D9"/>
    <w:rsid w:val="00304951"/>
    <w:rsid w:val="00304A1E"/>
    <w:rsid w:val="0030587A"/>
    <w:rsid w:val="0030592F"/>
    <w:rsid w:val="00305AB4"/>
    <w:rsid w:val="00305DBC"/>
    <w:rsid w:val="00306202"/>
    <w:rsid w:val="00306285"/>
    <w:rsid w:val="00306469"/>
    <w:rsid w:val="00306686"/>
    <w:rsid w:val="00306938"/>
    <w:rsid w:val="00306C24"/>
    <w:rsid w:val="00307502"/>
    <w:rsid w:val="00307976"/>
    <w:rsid w:val="00307E78"/>
    <w:rsid w:val="00310360"/>
    <w:rsid w:val="00310CDD"/>
    <w:rsid w:val="00311528"/>
    <w:rsid w:val="003118D3"/>
    <w:rsid w:val="003119E8"/>
    <w:rsid w:val="0031210B"/>
    <w:rsid w:val="00312719"/>
    <w:rsid w:val="003129B7"/>
    <w:rsid w:val="0031341E"/>
    <w:rsid w:val="00313709"/>
    <w:rsid w:val="003147B3"/>
    <w:rsid w:val="0031541B"/>
    <w:rsid w:val="003154CF"/>
    <w:rsid w:val="003156F8"/>
    <w:rsid w:val="00315905"/>
    <w:rsid w:val="00315E89"/>
    <w:rsid w:val="00316103"/>
    <w:rsid w:val="00316FF2"/>
    <w:rsid w:val="00317091"/>
    <w:rsid w:val="003176E3"/>
    <w:rsid w:val="00317DD4"/>
    <w:rsid w:val="00317E01"/>
    <w:rsid w:val="00320408"/>
    <w:rsid w:val="0032082A"/>
    <w:rsid w:val="0032176E"/>
    <w:rsid w:val="00321CC1"/>
    <w:rsid w:val="00321D0F"/>
    <w:rsid w:val="0032259C"/>
    <w:rsid w:val="00322BAE"/>
    <w:rsid w:val="00322C54"/>
    <w:rsid w:val="00322F04"/>
    <w:rsid w:val="00324205"/>
    <w:rsid w:val="0032425D"/>
    <w:rsid w:val="00324635"/>
    <w:rsid w:val="00324BB7"/>
    <w:rsid w:val="00324FEF"/>
    <w:rsid w:val="0032505C"/>
    <w:rsid w:val="00325156"/>
    <w:rsid w:val="00325D1D"/>
    <w:rsid w:val="0032620D"/>
    <w:rsid w:val="003262C2"/>
    <w:rsid w:val="0032655C"/>
    <w:rsid w:val="00326877"/>
    <w:rsid w:val="00326C68"/>
    <w:rsid w:val="00326D41"/>
    <w:rsid w:val="00326DEE"/>
    <w:rsid w:val="00326FA9"/>
    <w:rsid w:val="00327727"/>
    <w:rsid w:val="00327BEB"/>
    <w:rsid w:val="00327D20"/>
    <w:rsid w:val="00330155"/>
    <w:rsid w:val="00330C35"/>
    <w:rsid w:val="0033124A"/>
    <w:rsid w:val="00332012"/>
    <w:rsid w:val="00332947"/>
    <w:rsid w:val="00333838"/>
    <w:rsid w:val="00333854"/>
    <w:rsid w:val="00333893"/>
    <w:rsid w:val="00333988"/>
    <w:rsid w:val="003339DD"/>
    <w:rsid w:val="00334597"/>
    <w:rsid w:val="0033470D"/>
    <w:rsid w:val="00334F61"/>
    <w:rsid w:val="0033573D"/>
    <w:rsid w:val="00335B7A"/>
    <w:rsid w:val="00335BBB"/>
    <w:rsid w:val="00335D6F"/>
    <w:rsid w:val="00335DB5"/>
    <w:rsid w:val="003362BF"/>
    <w:rsid w:val="0033654B"/>
    <w:rsid w:val="003367C1"/>
    <w:rsid w:val="003369F8"/>
    <w:rsid w:val="00336BF8"/>
    <w:rsid w:val="003373EE"/>
    <w:rsid w:val="0033786D"/>
    <w:rsid w:val="00337DDB"/>
    <w:rsid w:val="00340460"/>
    <w:rsid w:val="00341319"/>
    <w:rsid w:val="003419E9"/>
    <w:rsid w:val="00341C5B"/>
    <w:rsid w:val="003420CA"/>
    <w:rsid w:val="003421BF"/>
    <w:rsid w:val="00342AAE"/>
    <w:rsid w:val="00342D3D"/>
    <w:rsid w:val="00342DEA"/>
    <w:rsid w:val="00343219"/>
    <w:rsid w:val="003437ED"/>
    <w:rsid w:val="00343B54"/>
    <w:rsid w:val="00343E22"/>
    <w:rsid w:val="00343E44"/>
    <w:rsid w:val="00344027"/>
    <w:rsid w:val="003442F9"/>
    <w:rsid w:val="0034436F"/>
    <w:rsid w:val="0034442A"/>
    <w:rsid w:val="003445D7"/>
    <w:rsid w:val="00344A54"/>
    <w:rsid w:val="0034504C"/>
    <w:rsid w:val="003450DE"/>
    <w:rsid w:val="00345391"/>
    <w:rsid w:val="00345C63"/>
    <w:rsid w:val="003467B0"/>
    <w:rsid w:val="00346984"/>
    <w:rsid w:val="00346BD5"/>
    <w:rsid w:val="0034766F"/>
    <w:rsid w:val="00347F38"/>
    <w:rsid w:val="00347F74"/>
    <w:rsid w:val="0035035F"/>
    <w:rsid w:val="00350E35"/>
    <w:rsid w:val="003511A4"/>
    <w:rsid w:val="003514C1"/>
    <w:rsid w:val="00351505"/>
    <w:rsid w:val="00351780"/>
    <w:rsid w:val="00351793"/>
    <w:rsid w:val="003528BA"/>
    <w:rsid w:val="00352F20"/>
    <w:rsid w:val="0035343A"/>
    <w:rsid w:val="003535F6"/>
    <w:rsid w:val="00353A8A"/>
    <w:rsid w:val="0035440A"/>
    <w:rsid w:val="00354665"/>
    <w:rsid w:val="0035494B"/>
    <w:rsid w:val="00354957"/>
    <w:rsid w:val="00354980"/>
    <w:rsid w:val="00354B1C"/>
    <w:rsid w:val="00354E8D"/>
    <w:rsid w:val="00354F55"/>
    <w:rsid w:val="0035508D"/>
    <w:rsid w:val="00355348"/>
    <w:rsid w:val="003554F0"/>
    <w:rsid w:val="003555C8"/>
    <w:rsid w:val="00355791"/>
    <w:rsid w:val="00356517"/>
    <w:rsid w:val="00356922"/>
    <w:rsid w:val="00356D42"/>
    <w:rsid w:val="00357110"/>
    <w:rsid w:val="0035791D"/>
    <w:rsid w:val="00357C1D"/>
    <w:rsid w:val="003601F0"/>
    <w:rsid w:val="003603B7"/>
    <w:rsid w:val="00360875"/>
    <w:rsid w:val="00360AE5"/>
    <w:rsid w:val="00360DA4"/>
    <w:rsid w:val="003615FF"/>
    <w:rsid w:val="0036275A"/>
    <w:rsid w:val="00362769"/>
    <w:rsid w:val="00363853"/>
    <w:rsid w:val="003638C6"/>
    <w:rsid w:val="00363946"/>
    <w:rsid w:val="00363973"/>
    <w:rsid w:val="00363CE3"/>
    <w:rsid w:val="0036419A"/>
    <w:rsid w:val="00364AED"/>
    <w:rsid w:val="00364E78"/>
    <w:rsid w:val="00364F81"/>
    <w:rsid w:val="00365537"/>
    <w:rsid w:val="00365604"/>
    <w:rsid w:val="0036561F"/>
    <w:rsid w:val="00365D06"/>
    <w:rsid w:val="00365D45"/>
    <w:rsid w:val="00365E99"/>
    <w:rsid w:val="00366135"/>
    <w:rsid w:val="003661CD"/>
    <w:rsid w:val="00366367"/>
    <w:rsid w:val="0036636C"/>
    <w:rsid w:val="003666B2"/>
    <w:rsid w:val="003669C8"/>
    <w:rsid w:val="00366A22"/>
    <w:rsid w:val="00366FEF"/>
    <w:rsid w:val="00367676"/>
    <w:rsid w:val="003676A0"/>
    <w:rsid w:val="00367A67"/>
    <w:rsid w:val="00367AB5"/>
    <w:rsid w:val="00370097"/>
    <w:rsid w:val="003703A6"/>
    <w:rsid w:val="003704CE"/>
    <w:rsid w:val="0037063B"/>
    <w:rsid w:val="00370886"/>
    <w:rsid w:val="003719B6"/>
    <w:rsid w:val="00375E5E"/>
    <w:rsid w:val="003760AA"/>
    <w:rsid w:val="003762C8"/>
    <w:rsid w:val="003763B5"/>
    <w:rsid w:val="00376449"/>
    <w:rsid w:val="00376E96"/>
    <w:rsid w:val="003774CF"/>
    <w:rsid w:val="00377B86"/>
    <w:rsid w:val="00377D7C"/>
    <w:rsid w:val="00380614"/>
    <w:rsid w:val="003806F9"/>
    <w:rsid w:val="00380C53"/>
    <w:rsid w:val="00380D49"/>
    <w:rsid w:val="00380F51"/>
    <w:rsid w:val="003815A2"/>
    <w:rsid w:val="00381B64"/>
    <w:rsid w:val="00381DB3"/>
    <w:rsid w:val="0038286E"/>
    <w:rsid w:val="00382A80"/>
    <w:rsid w:val="0038310A"/>
    <w:rsid w:val="00383A8E"/>
    <w:rsid w:val="00383C94"/>
    <w:rsid w:val="00383F66"/>
    <w:rsid w:val="0038423A"/>
    <w:rsid w:val="00384828"/>
    <w:rsid w:val="00384B28"/>
    <w:rsid w:val="00386AC2"/>
    <w:rsid w:val="00387EB1"/>
    <w:rsid w:val="003908D2"/>
    <w:rsid w:val="00390A54"/>
    <w:rsid w:val="003912A8"/>
    <w:rsid w:val="00391547"/>
    <w:rsid w:val="003916FE"/>
    <w:rsid w:val="00392033"/>
    <w:rsid w:val="00392560"/>
    <w:rsid w:val="00392611"/>
    <w:rsid w:val="0039286E"/>
    <w:rsid w:val="003929D8"/>
    <w:rsid w:val="003930E6"/>
    <w:rsid w:val="00393D3B"/>
    <w:rsid w:val="00393EB9"/>
    <w:rsid w:val="0039441D"/>
    <w:rsid w:val="003949A0"/>
    <w:rsid w:val="00394C35"/>
    <w:rsid w:val="00395573"/>
    <w:rsid w:val="00395C27"/>
    <w:rsid w:val="00395F1B"/>
    <w:rsid w:val="00396C67"/>
    <w:rsid w:val="003978B5"/>
    <w:rsid w:val="00397987"/>
    <w:rsid w:val="00397B84"/>
    <w:rsid w:val="00397FA2"/>
    <w:rsid w:val="003A00B5"/>
    <w:rsid w:val="003A02AA"/>
    <w:rsid w:val="003A05F8"/>
    <w:rsid w:val="003A08F1"/>
    <w:rsid w:val="003A09CF"/>
    <w:rsid w:val="003A11F1"/>
    <w:rsid w:val="003A1992"/>
    <w:rsid w:val="003A1C02"/>
    <w:rsid w:val="003A1F5B"/>
    <w:rsid w:val="003A36F5"/>
    <w:rsid w:val="003A37E2"/>
    <w:rsid w:val="003A473E"/>
    <w:rsid w:val="003A5539"/>
    <w:rsid w:val="003A59DF"/>
    <w:rsid w:val="003A5EE5"/>
    <w:rsid w:val="003A6608"/>
    <w:rsid w:val="003A66DF"/>
    <w:rsid w:val="003A732C"/>
    <w:rsid w:val="003A75F6"/>
    <w:rsid w:val="003A77E1"/>
    <w:rsid w:val="003A7D09"/>
    <w:rsid w:val="003B0079"/>
    <w:rsid w:val="003B0A91"/>
    <w:rsid w:val="003B11A7"/>
    <w:rsid w:val="003B11C3"/>
    <w:rsid w:val="003B15A5"/>
    <w:rsid w:val="003B16F9"/>
    <w:rsid w:val="003B1C88"/>
    <w:rsid w:val="003B2C94"/>
    <w:rsid w:val="003B2FE7"/>
    <w:rsid w:val="003B3498"/>
    <w:rsid w:val="003B381D"/>
    <w:rsid w:val="003B38ED"/>
    <w:rsid w:val="003B3A0D"/>
    <w:rsid w:val="003B3E69"/>
    <w:rsid w:val="003B564A"/>
    <w:rsid w:val="003B56A6"/>
    <w:rsid w:val="003B63F7"/>
    <w:rsid w:val="003B6570"/>
    <w:rsid w:val="003B685C"/>
    <w:rsid w:val="003B6C0B"/>
    <w:rsid w:val="003B6FAD"/>
    <w:rsid w:val="003B737C"/>
    <w:rsid w:val="003B78F0"/>
    <w:rsid w:val="003C0352"/>
    <w:rsid w:val="003C06EE"/>
    <w:rsid w:val="003C0C0B"/>
    <w:rsid w:val="003C0E7B"/>
    <w:rsid w:val="003C0E84"/>
    <w:rsid w:val="003C1175"/>
    <w:rsid w:val="003C132A"/>
    <w:rsid w:val="003C155E"/>
    <w:rsid w:val="003C16DF"/>
    <w:rsid w:val="003C1ACC"/>
    <w:rsid w:val="003C2463"/>
    <w:rsid w:val="003C24AA"/>
    <w:rsid w:val="003C24AB"/>
    <w:rsid w:val="003C2738"/>
    <w:rsid w:val="003C2897"/>
    <w:rsid w:val="003C2C17"/>
    <w:rsid w:val="003C361F"/>
    <w:rsid w:val="003C3B40"/>
    <w:rsid w:val="003C3D89"/>
    <w:rsid w:val="003C45CC"/>
    <w:rsid w:val="003C4727"/>
    <w:rsid w:val="003C55A9"/>
    <w:rsid w:val="003C5B9C"/>
    <w:rsid w:val="003C68B7"/>
    <w:rsid w:val="003C72D6"/>
    <w:rsid w:val="003C7B09"/>
    <w:rsid w:val="003C7C90"/>
    <w:rsid w:val="003C7ED9"/>
    <w:rsid w:val="003C7EE6"/>
    <w:rsid w:val="003D119F"/>
    <w:rsid w:val="003D126D"/>
    <w:rsid w:val="003D15AD"/>
    <w:rsid w:val="003D1BEA"/>
    <w:rsid w:val="003D1D42"/>
    <w:rsid w:val="003D1F40"/>
    <w:rsid w:val="003D1F44"/>
    <w:rsid w:val="003D2A02"/>
    <w:rsid w:val="003D2C41"/>
    <w:rsid w:val="003D3696"/>
    <w:rsid w:val="003D3ADE"/>
    <w:rsid w:val="003D4CD8"/>
    <w:rsid w:val="003D509A"/>
    <w:rsid w:val="003D57D6"/>
    <w:rsid w:val="003D5CEA"/>
    <w:rsid w:val="003D5D20"/>
    <w:rsid w:val="003D6326"/>
    <w:rsid w:val="003D6950"/>
    <w:rsid w:val="003D697F"/>
    <w:rsid w:val="003D6C86"/>
    <w:rsid w:val="003D6DCC"/>
    <w:rsid w:val="003E052F"/>
    <w:rsid w:val="003E0BE7"/>
    <w:rsid w:val="003E0D1D"/>
    <w:rsid w:val="003E11E3"/>
    <w:rsid w:val="003E240C"/>
    <w:rsid w:val="003E2745"/>
    <w:rsid w:val="003E2797"/>
    <w:rsid w:val="003E2C34"/>
    <w:rsid w:val="003E35AD"/>
    <w:rsid w:val="003E46C2"/>
    <w:rsid w:val="003E4F5A"/>
    <w:rsid w:val="003E53F4"/>
    <w:rsid w:val="003E6658"/>
    <w:rsid w:val="003E69B0"/>
    <w:rsid w:val="003E70D4"/>
    <w:rsid w:val="003E74A2"/>
    <w:rsid w:val="003E783B"/>
    <w:rsid w:val="003E7F39"/>
    <w:rsid w:val="003F0AEE"/>
    <w:rsid w:val="003F1155"/>
    <w:rsid w:val="003F1E53"/>
    <w:rsid w:val="003F2125"/>
    <w:rsid w:val="003F24ED"/>
    <w:rsid w:val="003F29FA"/>
    <w:rsid w:val="003F2BE9"/>
    <w:rsid w:val="003F2C73"/>
    <w:rsid w:val="003F2D2D"/>
    <w:rsid w:val="003F30E6"/>
    <w:rsid w:val="003F36AE"/>
    <w:rsid w:val="003F36C0"/>
    <w:rsid w:val="003F37A2"/>
    <w:rsid w:val="003F4B30"/>
    <w:rsid w:val="003F554B"/>
    <w:rsid w:val="003F5F06"/>
    <w:rsid w:val="003F6314"/>
    <w:rsid w:val="003F6569"/>
    <w:rsid w:val="003F67CA"/>
    <w:rsid w:val="003F6B29"/>
    <w:rsid w:val="003F742F"/>
    <w:rsid w:val="003F7FC3"/>
    <w:rsid w:val="003F7FFD"/>
    <w:rsid w:val="00400767"/>
    <w:rsid w:val="004009B4"/>
    <w:rsid w:val="00400FE0"/>
    <w:rsid w:val="0040176A"/>
    <w:rsid w:val="00401DE7"/>
    <w:rsid w:val="00402863"/>
    <w:rsid w:val="00403497"/>
    <w:rsid w:val="00404499"/>
    <w:rsid w:val="004044DE"/>
    <w:rsid w:val="00404B1D"/>
    <w:rsid w:val="00404D05"/>
    <w:rsid w:val="00405AB5"/>
    <w:rsid w:val="004065A2"/>
    <w:rsid w:val="004072EA"/>
    <w:rsid w:val="00407D55"/>
    <w:rsid w:val="00407DE5"/>
    <w:rsid w:val="00410674"/>
    <w:rsid w:val="00410A4C"/>
    <w:rsid w:val="00410A57"/>
    <w:rsid w:val="00410A73"/>
    <w:rsid w:val="00410F02"/>
    <w:rsid w:val="00410F50"/>
    <w:rsid w:val="004115F7"/>
    <w:rsid w:val="004125ED"/>
    <w:rsid w:val="004128DC"/>
    <w:rsid w:val="0041374C"/>
    <w:rsid w:val="00413DC6"/>
    <w:rsid w:val="00414003"/>
    <w:rsid w:val="004147BC"/>
    <w:rsid w:val="0041480A"/>
    <w:rsid w:val="00414D96"/>
    <w:rsid w:val="00415672"/>
    <w:rsid w:val="004157DF"/>
    <w:rsid w:val="00415C0D"/>
    <w:rsid w:val="00415E24"/>
    <w:rsid w:val="00416367"/>
    <w:rsid w:val="004169C9"/>
    <w:rsid w:val="004175DC"/>
    <w:rsid w:val="00417FF7"/>
    <w:rsid w:val="00420426"/>
    <w:rsid w:val="00420509"/>
    <w:rsid w:val="004208D9"/>
    <w:rsid w:val="00420A3E"/>
    <w:rsid w:val="00420E35"/>
    <w:rsid w:val="00421066"/>
    <w:rsid w:val="004217A5"/>
    <w:rsid w:val="00421E35"/>
    <w:rsid w:val="00422A3E"/>
    <w:rsid w:val="004233D2"/>
    <w:rsid w:val="00423CA6"/>
    <w:rsid w:val="00424597"/>
    <w:rsid w:val="00425CBA"/>
    <w:rsid w:val="00425D03"/>
    <w:rsid w:val="00426A8D"/>
    <w:rsid w:val="004275AC"/>
    <w:rsid w:val="00427A38"/>
    <w:rsid w:val="00427E96"/>
    <w:rsid w:val="00427E99"/>
    <w:rsid w:val="00430031"/>
    <w:rsid w:val="004304C8"/>
    <w:rsid w:val="004310C8"/>
    <w:rsid w:val="004312A6"/>
    <w:rsid w:val="004312C7"/>
    <w:rsid w:val="0043179B"/>
    <w:rsid w:val="00431849"/>
    <w:rsid w:val="00431A28"/>
    <w:rsid w:val="00431E0B"/>
    <w:rsid w:val="00432096"/>
    <w:rsid w:val="00432186"/>
    <w:rsid w:val="0043251C"/>
    <w:rsid w:val="004325BA"/>
    <w:rsid w:val="00432902"/>
    <w:rsid w:val="00432CF9"/>
    <w:rsid w:val="004330D1"/>
    <w:rsid w:val="004335CA"/>
    <w:rsid w:val="00434056"/>
    <w:rsid w:val="00434178"/>
    <w:rsid w:val="004347E1"/>
    <w:rsid w:val="0043559D"/>
    <w:rsid w:val="004355EB"/>
    <w:rsid w:val="004356FA"/>
    <w:rsid w:val="00435C62"/>
    <w:rsid w:val="00435DC6"/>
    <w:rsid w:val="00436639"/>
    <w:rsid w:val="0043672A"/>
    <w:rsid w:val="00436730"/>
    <w:rsid w:val="004372BB"/>
    <w:rsid w:val="00437324"/>
    <w:rsid w:val="0043733F"/>
    <w:rsid w:val="004373F9"/>
    <w:rsid w:val="00437E2D"/>
    <w:rsid w:val="004400F8"/>
    <w:rsid w:val="004402ED"/>
    <w:rsid w:val="00440308"/>
    <w:rsid w:val="00440FAA"/>
    <w:rsid w:val="004417F4"/>
    <w:rsid w:val="004419F3"/>
    <w:rsid w:val="00441A89"/>
    <w:rsid w:val="00442055"/>
    <w:rsid w:val="004423A5"/>
    <w:rsid w:val="004423E7"/>
    <w:rsid w:val="0044323F"/>
    <w:rsid w:val="00443616"/>
    <w:rsid w:val="00443BA2"/>
    <w:rsid w:val="00443DB1"/>
    <w:rsid w:val="004447EC"/>
    <w:rsid w:val="00444BCD"/>
    <w:rsid w:val="00444DB0"/>
    <w:rsid w:val="00444F64"/>
    <w:rsid w:val="00445046"/>
    <w:rsid w:val="0044536F"/>
    <w:rsid w:val="004453F5"/>
    <w:rsid w:val="00445BFF"/>
    <w:rsid w:val="00446301"/>
    <w:rsid w:val="00446495"/>
    <w:rsid w:val="00446D85"/>
    <w:rsid w:val="00447139"/>
    <w:rsid w:val="00447396"/>
    <w:rsid w:val="00447BC8"/>
    <w:rsid w:val="00450E28"/>
    <w:rsid w:val="00451BB9"/>
    <w:rsid w:val="00451C33"/>
    <w:rsid w:val="00451F7C"/>
    <w:rsid w:val="0045238A"/>
    <w:rsid w:val="004524CE"/>
    <w:rsid w:val="00452AA7"/>
    <w:rsid w:val="00452ADC"/>
    <w:rsid w:val="0045302A"/>
    <w:rsid w:val="00453461"/>
    <w:rsid w:val="00453E4A"/>
    <w:rsid w:val="00453FA7"/>
    <w:rsid w:val="004542B1"/>
    <w:rsid w:val="00454352"/>
    <w:rsid w:val="004544FB"/>
    <w:rsid w:val="004556DF"/>
    <w:rsid w:val="004560AB"/>
    <w:rsid w:val="00456365"/>
    <w:rsid w:val="004563E9"/>
    <w:rsid w:val="00456726"/>
    <w:rsid w:val="00456881"/>
    <w:rsid w:val="00456ABE"/>
    <w:rsid w:val="00456AE1"/>
    <w:rsid w:val="00457BA9"/>
    <w:rsid w:val="00457BE6"/>
    <w:rsid w:val="004608E5"/>
    <w:rsid w:val="00460AC6"/>
    <w:rsid w:val="004610A3"/>
    <w:rsid w:val="0046111A"/>
    <w:rsid w:val="004611AB"/>
    <w:rsid w:val="00461522"/>
    <w:rsid w:val="004617D2"/>
    <w:rsid w:val="004620BD"/>
    <w:rsid w:val="00462222"/>
    <w:rsid w:val="00462DC2"/>
    <w:rsid w:val="00462F1C"/>
    <w:rsid w:val="00464164"/>
    <w:rsid w:val="004645A4"/>
    <w:rsid w:val="004650AB"/>
    <w:rsid w:val="004653E6"/>
    <w:rsid w:val="00465B09"/>
    <w:rsid w:val="00466041"/>
    <w:rsid w:val="004660A7"/>
    <w:rsid w:val="0046629F"/>
    <w:rsid w:val="004668E1"/>
    <w:rsid w:val="00466B33"/>
    <w:rsid w:val="00466F7B"/>
    <w:rsid w:val="0046717A"/>
    <w:rsid w:val="0046772C"/>
    <w:rsid w:val="0047023E"/>
    <w:rsid w:val="00470E86"/>
    <w:rsid w:val="00471999"/>
    <w:rsid w:val="0047203F"/>
    <w:rsid w:val="00472F9F"/>
    <w:rsid w:val="004735DA"/>
    <w:rsid w:val="00473D3B"/>
    <w:rsid w:val="00474218"/>
    <w:rsid w:val="00474783"/>
    <w:rsid w:val="00474BED"/>
    <w:rsid w:val="0047555C"/>
    <w:rsid w:val="00475EAD"/>
    <w:rsid w:val="0047622D"/>
    <w:rsid w:val="00476A38"/>
    <w:rsid w:val="00476DC1"/>
    <w:rsid w:val="004773EC"/>
    <w:rsid w:val="00477510"/>
    <w:rsid w:val="00477727"/>
    <w:rsid w:val="0047787C"/>
    <w:rsid w:val="004779AF"/>
    <w:rsid w:val="00481AF5"/>
    <w:rsid w:val="004821A6"/>
    <w:rsid w:val="00482201"/>
    <w:rsid w:val="00482BF6"/>
    <w:rsid w:val="00483787"/>
    <w:rsid w:val="00483930"/>
    <w:rsid w:val="00483AE5"/>
    <w:rsid w:val="00483AE8"/>
    <w:rsid w:val="004843FB"/>
    <w:rsid w:val="0048494C"/>
    <w:rsid w:val="00484C11"/>
    <w:rsid w:val="00484E3A"/>
    <w:rsid w:val="00484EAF"/>
    <w:rsid w:val="00485324"/>
    <w:rsid w:val="00485C01"/>
    <w:rsid w:val="00485DE9"/>
    <w:rsid w:val="00485F03"/>
    <w:rsid w:val="004866E0"/>
    <w:rsid w:val="00486D56"/>
    <w:rsid w:val="00486ED5"/>
    <w:rsid w:val="00487C1D"/>
    <w:rsid w:val="00487E7D"/>
    <w:rsid w:val="00487FE5"/>
    <w:rsid w:val="0049071F"/>
    <w:rsid w:val="00490AAB"/>
    <w:rsid w:val="00490B86"/>
    <w:rsid w:val="00490C3C"/>
    <w:rsid w:val="004911D8"/>
    <w:rsid w:val="004913B1"/>
    <w:rsid w:val="00491612"/>
    <w:rsid w:val="00491847"/>
    <w:rsid w:val="00491EB6"/>
    <w:rsid w:val="0049228F"/>
    <w:rsid w:val="004925D3"/>
    <w:rsid w:val="00492680"/>
    <w:rsid w:val="0049283C"/>
    <w:rsid w:val="0049292C"/>
    <w:rsid w:val="00492C27"/>
    <w:rsid w:val="00492FEE"/>
    <w:rsid w:val="00493BC9"/>
    <w:rsid w:val="00494CE4"/>
    <w:rsid w:val="004951FB"/>
    <w:rsid w:val="004954E0"/>
    <w:rsid w:val="0049570B"/>
    <w:rsid w:val="00495BD2"/>
    <w:rsid w:val="00495D9F"/>
    <w:rsid w:val="00495F31"/>
    <w:rsid w:val="00497388"/>
    <w:rsid w:val="0049738C"/>
    <w:rsid w:val="004975F8"/>
    <w:rsid w:val="00497A51"/>
    <w:rsid w:val="004A02B4"/>
    <w:rsid w:val="004A0A3F"/>
    <w:rsid w:val="004A1117"/>
    <w:rsid w:val="004A131D"/>
    <w:rsid w:val="004A151D"/>
    <w:rsid w:val="004A1F04"/>
    <w:rsid w:val="004A1F48"/>
    <w:rsid w:val="004A2225"/>
    <w:rsid w:val="004A2660"/>
    <w:rsid w:val="004A2B85"/>
    <w:rsid w:val="004A2CBA"/>
    <w:rsid w:val="004A31DA"/>
    <w:rsid w:val="004A32CA"/>
    <w:rsid w:val="004A36DD"/>
    <w:rsid w:val="004A3CF8"/>
    <w:rsid w:val="004A4532"/>
    <w:rsid w:val="004A4B80"/>
    <w:rsid w:val="004A591C"/>
    <w:rsid w:val="004A5AAC"/>
    <w:rsid w:val="004A5ACA"/>
    <w:rsid w:val="004A6670"/>
    <w:rsid w:val="004A6919"/>
    <w:rsid w:val="004A6939"/>
    <w:rsid w:val="004A6BA6"/>
    <w:rsid w:val="004A6C95"/>
    <w:rsid w:val="004A6F81"/>
    <w:rsid w:val="004A70AF"/>
    <w:rsid w:val="004A75BE"/>
    <w:rsid w:val="004A75EF"/>
    <w:rsid w:val="004A78C1"/>
    <w:rsid w:val="004A7A32"/>
    <w:rsid w:val="004B0715"/>
    <w:rsid w:val="004B0758"/>
    <w:rsid w:val="004B08C2"/>
    <w:rsid w:val="004B0C64"/>
    <w:rsid w:val="004B0D34"/>
    <w:rsid w:val="004B0F98"/>
    <w:rsid w:val="004B0FC2"/>
    <w:rsid w:val="004B127A"/>
    <w:rsid w:val="004B167C"/>
    <w:rsid w:val="004B2D3A"/>
    <w:rsid w:val="004B2FD6"/>
    <w:rsid w:val="004B30C8"/>
    <w:rsid w:val="004B36F6"/>
    <w:rsid w:val="004B3761"/>
    <w:rsid w:val="004B3C68"/>
    <w:rsid w:val="004B3E3D"/>
    <w:rsid w:val="004B43DF"/>
    <w:rsid w:val="004B4BA1"/>
    <w:rsid w:val="004B4EF5"/>
    <w:rsid w:val="004B535E"/>
    <w:rsid w:val="004B559A"/>
    <w:rsid w:val="004B5E39"/>
    <w:rsid w:val="004B616F"/>
    <w:rsid w:val="004B61FB"/>
    <w:rsid w:val="004B641B"/>
    <w:rsid w:val="004B67C2"/>
    <w:rsid w:val="004B7974"/>
    <w:rsid w:val="004C0089"/>
    <w:rsid w:val="004C0450"/>
    <w:rsid w:val="004C08FC"/>
    <w:rsid w:val="004C0BD5"/>
    <w:rsid w:val="004C13B9"/>
    <w:rsid w:val="004C1842"/>
    <w:rsid w:val="004C1CAD"/>
    <w:rsid w:val="004C1CE7"/>
    <w:rsid w:val="004C2315"/>
    <w:rsid w:val="004C2CF8"/>
    <w:rsid w:val="004C2D70"/>
    <w:rsid w:val="004C2DF5"/>
    <w:rsid w:val="004C304F"/>
    <w:rsid w:val="004C34EB"/>
    <w:rsid w:val="004C3645"/>
    <w:rsid w:val="004C47C5"/>
    <w:rsid w:val="004C490C"/>
    <w:rsid w:val="004C4C36"/>
    <w:rsid w:val="004C4F45"/>
    <w:rsid w:val="004C4FF5"/>
    <w:rsid w:val="004C560D"/>
    <w:rsid w:val="004C5633"/>
    <w:rsid w:val="004C5798"/>
    <w:rsid w:val="004C6351"/>
    <w:rsid w:val="004C63E6"/>
    <w:rsid w:val="004C6491"/>
    <w:rsid w:val="004C6E3D"/>
    <w:rsid w:val="004C73F1"/>
    <w:rsid w:val="004C7970"/>
    <w:rsid w:val="004C7B47"/>
    <w:rsid w:val="004D03B3"/>
    <w:rsid w:val="004D18B7"/>
    <w:rsid w:val="004D340D"/>
    <w:rsid w:val="004D3D11"/>
    <w:rsid w:val="004D3E9B"/>
    <w:rsid w:val="004D41A1"/>
    <w:rsid w:val="004D51DE"/>
    <w:rsid w:val="004D5362"/>
    <w:rsid w:val="004D53AE"/>
    <w:rsid w:val="004D5BF8"/>
    <w:rsid w:val="004D5F7E"/>
    <w:rsid w:val="004D6006"/>
    <w:rsid w:val="004D6043"/>
    <w:rsid w:val="004D6053"/>
    <w:rsid w:val="004D63F4"/>
    <w:rsid w:val="004D6C2F"/>
    <w:rsid w:val="004D71EF"/>
    <w:rsid w:val="004E0F68"/>
    <w:rsid w:val="004E1EF7"/>
    <w:rsid w:val="004E226C"/>
    <w:rsid w:val="004E22DF"/>
    <w:rsid w:val="004E23EF"/>
    <w:rsid w:val="004E26D5"/>
    <w:rsid w:val="004E2922"/>
    <w:rsid w:val="004E2B64"/>
    <w:rsid w:val="004E3052"/>
    <w:rsid w:val="004E32FC"/>
    <w:rsid w:val="004E3651"/>
    <w:rsid w:val="004E3961"/>
    <w:rsid w:val="004E401C"/>
    <w:rsid w:val="004E4A10"/>
    <w:rsid w:val="004E4EBB"/>
    <w:rsid w:val="004E4EF1"/>
    <w:rsid w:val="004E4FF1"/>
    <w:rsid w:val="004E5230"/>
    <w:rsid w:val="004E55CE"/>
    <w:rsid w:val="004E5942"/>
    <w:rsid w:val="004E62F5"/>
    <w:rsid w:val="004E646B"/>
    <w:rsid w:val="004E6677"/>
    <w:rsid w:val="004E66F1"/>
    <w:rsid w:val="004E6721"/>
    <w:rsid w:val="004E67D1"/>
    <w:rsid w:val="004E6877"/>
    <w:rsid w:val="004E6B4F"/>
    <w:rsid w:val="004E6DDD"/>
    <w:rsid w:val="004E6F13"/>
    <w:rsid w:val="004E72DD"/>
    <w:rsid w:val="004E7300"/>
    <w:rsid w:val="004E7D0E"/>
    <w:rsid w:val="004EC4E7"/>
    <w:rsid w:val="004F003B"/>
    <w:rsid w:val="004F018D"/>
    <w:rsid w:val="004F0A1F"/>
    <w:rsid w:val="004F10F7"/>
    <w:rsid w:val="004F12CA"/>
    <w:rsid w:val="004F1355"/>
    <w:rsid w:val="004F15B1"/>
    <w:rsid w:val="004F1A03"/>
    <w:rsid w:val="004F2542"/>
    <w:rsid w:val="004F2B61"/>
    <w:rsid w:val="004F2D84"/>
    <w:rsid w:val="004F329D"/>
    <w:rsid w:val="004F3553"/>
    <w:rsid w:val="004F371D"/>
    <w:rsid w:val="004F408A"/>
    <w:rsid w:val="004F481F"/>
    <w:rsid w:val="004F48E5"/>
    <w:rsid w:val="004F5357"/>
    <w:rsid w:val="004F5548"/>
    <w:rsid w:val="004F5736"/>
    <w:rsid w:val="004F5D6C"/>
    <w:rsid w:val="004F6227"/>
    <w:rsid w:val="004F71CA"/>
    <w:rsid w:val="004F7350"/>
    <w:rsid w:val="004F755B"/>
    <w:rsid w:val="004F7C03"/>
    <w:rsid w:val="004F7C46"/>
    <w:rsid w:val="004F7FC3"/>
    <w:rsid w:val="00500C17"/>
    <w:rsid w:val="00500E94"/>
    <w:rsid w:val="00501069"/>
    <w:rsid w:val="0050175B"/>
    <w:rsid w:val="0050177D"/>
    <w:rsid w:val="00501CFF"/>
    <w:rsid w:val="00501D45"/>
    <w:rsid w:val="005026B5"/>
    <w:rsid w:val="00502C1F"/>
    <w:rsid w:val="00503255"/>
    <w:rsid w:val="005038C2"/>
    <w:rsid w:val="0050398C"/>
    <w:rsid w:val="00503D23"/>
    <w:rsid w:val="00504264"/>
    <w:rsid w:val="005044CB"/>
    <w:rsid w:val="005045E9"/>
    <w:rsid w:val="00504692"/>
    <w:rsid w:val="00504BA2"/>
    <w:rsid w:val="00505327"/>
    <w:rsid w:val="00505669"/>
    <w:rsid w:val="005057D5"/>
    <w:rsid w:val="00505D29"/>
    <w:rsid w:val="00505DEF"/>
    <w:rsid w:val="00505EBB"/>
    <w:rsid w:val="005060B8"/>
    <w:rsid w:val="005063DF"/>
    <w:rsid w:val="005069B8"/>
    <w:rsid w:val="005069D2"/>
    <w:rsid w:val="005069D7"/>
    <w:rsid w:val="005072A8"/>
    <w:rsid w:val="005074F6"/>
    <w:rsid w:val="00507999"/>
    <w:rsid w:val="00507ADC"/>
    <w:rsid w:val="00507CBC"/>
    <w:rsid w:val="00507EC6"/>
    <w:rsid w:val="0051025A"/>
    <w:rsid w:val="00510653"/>
    <w:rsid w:val="00510CE4"/>
    <w:rsid w:val="00510F7A"/>
    <w:rsid w:val="00511B15"/>
    <w:rsid w:val="0051228D"/>
    <w:rsid w:val="00512582"/>
    <w:rsid w:val="005125F7"/>
    <w:rsid w:val="005138A0"/>
    <w:rsid w:val="00513CC3"/>
    <w:rsid w:val="0051435E"/>
    <w:rsid w:val="0051469A"/>
    <w:rsid w:val="00515295"/>
    <w:rsid w:val="005157D4"/>
    <w:rsid w:val="00515F93"/>
    <w:rsid w:val="00516B29"/>
    <w:rsid w:val="00516E21"/>
    <w:rsid w:val="00517AD2"/>
    <w:rsid w:val="00517BBB"/>
    <w:rsid w:val="00517CD0"/>
    <w:rsid w:val="00520686"/>
    <w:rsid w:val="00520D25"/>
    <w:rsid w:val="00521481"/>
    <w:rsid w:val="0052164C"/>
    <w:rsid w:val="00521AA5"/>
    <w:rsid w:val="00521AEE"/>
    <w:rsid w:val="00522259"/>
    <w:rsid w:val="0052270D"/>
    <w:rsid w:val="00522B31"/>
    <w:rsid w:val="00523E7F"/>
    <w:rsid w:val="00524632"/>
    <w:rsid w:val="00525188"/>
    <w:rsid w:val="00525300"/>
    <w:rsid w:val="00525306"/>
    <w:rsid w:val="00525315"/>
    <w:rsid w:val="005255AD"/>
    <w:rsid w:val="00525CE9"/>
    <w:rsid w:val="00526006"/>
    <w:rsid w:val="005261FA"/>
    <w:rsid w:val="00526248"/>
    <w:rsid w:val="00526D72"/>
    <w:rsid w:val="00527182"/>
    <w:rsid w:val="00527226"/>
    <w:rsid w:val="00527A0E"/>
    <w:rsid w:val="00527E2E"/>
    <w:rsid w:val="00530169"/>
    <w:rsid w:val="005307B3"/>
    <w:rsid w:val="00530D9E"/>
    <w:rsid w:val="0053185E"/>
    <w:rsid w:val="005329DE"/>
    <w:rsid w:val="00532C6B"/>
    <w:rsid w:val="00532EAB"/>
    <w:rsid w:val="00532EDB"/>
    <w:rsid w:val="005336FE"/>
    <w:rsid w:val="005338CE"/>
    <w:rsid w:val="00533D74"/>
    <w:rsid w:val="0053408D"/>
    <w:rsid w:val="0053426D"/>
    <w:rsid w:val="00534446"/>
    <w:rsid w:val="00534808"/>
    <w:rsid w:val="005348CB"/>
    <w:rsid w:val="0053565E"/>
    <w:rsid w:val="00535D71"/>
    <w:rsid w:val="00535E98"/>
    <w:rsid w:val="00535FA1"/>
    <w:rsid w:val="00536939"/>
    <w:rsid w:val="00536A2A"/>
    <w:rsid w:val="00536BF1"/>
    <w:rsid w:val="00536CEC"/>
    <w:rsid w:val="00536D28"/>
    <w:rsid w:val="00536F78"/>
    <w:rsid w:val="00537C0D"/>
    <w:rsid w:val="00540276"/>
    <w:rsid w:val="0054056B"/>
    <w:rsid w:val="00540975"/>
    <w:rsid w:val="005416B5"/>
    <w:rsid w:val="00541B9B"/>
    <w:rsid w:val="00541BA6"/>
    <w:rsid w:val="00542536"/>
    <w:rsid w:val="00542C96"/>
    <w:rsid w:val="005436FC"/>
    <w:rsid w:val="005446F9"/>
    <w:rsid w:val="005447B4"/>
    <w:rsid w:val="005448BA"/>
    <w:rsid w:val="0054492B"/>
    <w:rsid w:val="00544C81"/>
    <w:rsid w:val="00544CC7"/>
    <w:rsid w:val="0054635F"/>
    <w:rsid w:val="00546393"/>
    <w:rsid w:val="00546918"/>
    <w:rsid w:val="00546A34"/>
    <w:rsid w:val="00547431"/>
    <w:rsid w:val="00547AD2"/>
    <w:rsid w:val="00547BCD"/>
    <w:rsid w:val="00550028"/>
    <w:rsid w:val="00550101"/>
    <w:rsid w:val="00550646"/>
    <w:rsid w:val="005507BB"/>
    <w:rsid w:val="00550925"/>
    <w:rsid w:val="00550B59"/>
    <w:rsid w:val="005534D2"/>
    <w:rsid w:val="005538C6"/>
    <w:rsid w:val="00553B95"/>
    <w:rsid w:val="005542D6"/>
    <w:rsid w:val="00554477"/>
    <w:rsid w:val="005546F3"/>
    <w:rsid w:val="00554B46"/>
    <w:rsid w:val="00554E67"/>
    <w:rsid w:val="0055537E"/>
    <w:rsid w:val="0055578F"/>
    <w:rsid w:val="0055590E"/>
    <w:rsid w:val="005564A3"/>
    <w:rsid w:val="00556601"/>
    <w:rsid w:val="005569E6"/>
    <w:rsid w:val="00557725"/>
    <w:rsid w:val="00557A96"/>
    <w:rsid w:val="00557C4F"/>
    <w:rsid w:val="0056026E"/>
    <w:rsid w:val="00560356"/>
    <w:rsid w:val="005605D7"/>
    <w:rsid w:val="00560A2B"/>
    <w:rsid w:val="00560F2A"/>
    <w:rsid w:val="00560F50"/>
    <w:rsid w:val="00561C62"/>
    <w:rsid w:val="00561E78"/>
    <w:rsid w:val="00562281"/>
    <w:rsid w:val="005622B5"/>
    <w:rsid w:val="00562A7D"/>
    <w:rsid w:val="00562D57"/>
    <w:rsid w:val="005632B1"/>
    <w:rsid w:val="00563512"/>
    <w:rsid w:val="00563A38"/>
    <w:rsid w:val="00563E3C"/>
    <w:rsid w:val="005643DC"/>
    <w:rsid w:val="0056453A"/>
    <w:rsid w:val="0056498C"/>
    <w:rsid w:val="00564F8A"/>
    <w:rsid w:val="00565238"/>
    <w:rsid w:val="005652D6"/>
    <w:rsid w:val="0056540F"/>
    <w:rsid w:val="0056544D"/>
    <w:rsid w:val="005655EC"/>
    <w:rsid w:val="00565E9A"/>
    <w:rsid w:val="00565EC4"/>
    <w:rsid w:val="00566EB0"/>
    <w:rsid w:val="00566ED2"/>
    <w:rsid w:val="0056782F"/>
    <w:rsid w:val="00567BEB"/>
    <w:rsid w:val="00567E81"/>
    <w:rsid w:val="005706A5"/>
    <w:rsid w:val="0057085A"/>
    <w:rsid w:val="00570A00"/>
    <w:rsid w:val="00570DE4"/>
    <w:rsid w:val="0057247F"/>
    <w:rsid w:val="00572EBB"/>
    <w:rsid w:val="00572EFD"/>
    <w:rsid w:val="005735EC"/>
    <w:rsid w:val="005739E8"/>
    <w:rsid w:val="00573CB0"/>
    <w:rsid w:val="00573CC3"/>
    <w:rsid w:val="00573D11"/>
    <w:rsid w:val="00573DB3"/>
    <w:rsid w:val="005743BC"/>
    <w:rsid w:val="00574769"/>
    <w:rsid w:val="00574FEF"/>
    <w:rsid w:val="00575059"/>
    <w:rsid w:val="005753BA"/>
    <w:rsid w:val="0057544E"/>
    <w:rsid w:val="00575AB3"/>
    <w:rsid w:val="00575F4D"/>
    <w:rsid w:val="00575FD5"/>
    <w:rsid w:val="0057606D"/>
    <w:rsid w:val="00576209"/>
    <w:rsid w:val="00576778"/>
    <w:rsid w:val="005768BF"/>
    <w:rsid w:val="00576C16"/>
    <w:rsid w:val="00576DBB"/>
    <w:rsid w:val="00577516"/>
    <w:rsid w:val="0057780A"/>
    <w:rsid w:val="005778B4"/>
    <w:rsid w:val="005779BD"/>
    <w:rsid w:val="005779F7"/>
    <w:rsid w:val="00577E71"/>
    <w:rsid w:val="0057F650"/>
    <w:rsid w:val="0058000D"/>
    <w:rsid w:val="00580500"/>
    <w:rsid w:val="0058065D"/>
    <w:rsid w:val="00581AE2"/>
    <w:rsid w:val="00581BB7"/>
    <w:rsid w:val="00581DBF"/>
    <w:rsid w:val="0058226A"/>
    <w:rsid w:val="0058242F"/>
    <w:rsid w:val="00582750"/>
    <w:rsid w:val="0058278D"/>
    <w:rsid w:val="005829A8"/>
    <w:rsid w:val="005831A2"/>
    <w:rsid w:val="0058357E"/>
    <w:rsid w:val="00583745"/>
    <w:rsid w:val="00583C5E"/>
    <w:rsid w:val="00583DD9"/>
    <w:rsid w:val="005841C9"/>
    <w:rsid w:val="00584781"/>
    <w:rsid w:val="00584EA3"/>
    <w:rsid w:val="00585933"/>
    <w:rsid w:val="00585AF5"/>
    <w:rsid w:val="00585ECA"/>
    <w:rsid w:val="00586353"/>
    <w:rsid w:val="0058635C"/>
    <w:rsid w:val="005863EC"/>
    <w:rsid w:val="00586E46"/>
    <w:rsid w:val="0058774C"/>
    <w:rsid w:val="005878BA"/>
    <w:rsid w:val="00590603"/>
    <w:rsid w:val="00591004"/>
    <w:rsid w:val="005917D9"/>
    <w:rsid w:val="005925E7"/>
    <w:rsid w:val="00592916"/>
    <w:rsid w:val="00592E63"/>
    <w:rsid w:val="0059385F"/>
    <w:rsid w:val="00593CBB"/>
    <w:rsid w:val="00593D9C"/>
    <w:rsid w:val="00593E58"/>
    <w:rsid w:val="00594156"/>
    <w:rsid w:val="00594506"/>
    <w:rsid w:val="0059487E"/>
    <w:rsid w:val="00594A8A"/>
    <w:rsid w:val="00594C6D"/>
    <w:rsid w:val="00594C7A"/>
    <w:rsid w:val="00595119"/>
    <w:rsid w:val="0059569D"/>
    <w:rsid w:val="005958BE"/>
    <w:rsid w:val="005960BC"/>
    <w:rsid w:val="00596AB7"/>
    <w:rsid w:val="00597387"/>
    <w:rsid w:val="005973FC"/>
    <w:rsid w:val="00597FA5"/>
    <w:rsid w:val="005A02F3"/>
    <w:rsid w:val="005A0532"/>
    <w:rsid w:val="005A18B0"/>
    <w:rsid w:val="005A1C9A"/>
    <w:rsid w:val="005A233D"/>
    <w:rsid w:val="005A2513"/>
    <w:rsid w:val="005A2730"/>
    <w:rsid w:val="005A2985"/>
    <w:rsid w:val="005A34D7"/>
    <w:rsid w:val="005A35D6"/>
    <w:rsid w:val="005A40A8"/>
    <w:rsid w:val="005A44EA"/>
    <w:rsid w:val="005A489C"/>
    <w:rsid w:val="005A4CFD"/>
    <w:rsid w:val="005A52FC"/>
    <w:rsid w:val="005A5E3A"/>
    <w:rsid w:val="005A645D"/>
    <w:rsid w:val="005A7223"/>
    <w:rsid w:val="005A73F9"/>
    <w:rsid w:val="005A74B0"/>
    <w:rsid w:val="005B02A1"/>
    <w:rsid w:val="005B0592"/>
    <w:rsid w:val="005B0C27"/>
    <w:rsid w:val="005B14DA"/>
    <w:rsid w:val="005B1532"/>
    <w:rsid w:val="005B1E5A"/>
    <w:rsid w:val="005B2178"/>
    <w:rsid w:val="005B2791"/>
    <w:rsid w:val="005B286E"/>
    <w:rsid w:val="005B3309"/>
    <w:rsid w:val="005B36C0"/>
    <w:rsid w:val="005B3784"/>
    <w:rsid w:val="005B3B0C"/>
    <w:rsid w:val="005B47FE"/>
    <w:rsid w:val="005B4889"/>
    <w:rsid w:val="005B4ACB"/>
    <w:rsid w:val="005B58F4"/>
    <w:rsid w:val="005B5A6A"/>
    <w:rsid w:val="005B5F48"/>
    <w:rsid w:val="005B6923"/>
    <w:rsid w:val="005B73F6"/>
    <w:rsid w:val="005B7731"/>
    <w:rsid w:val="005C04F9"/>
    <w:rsid w:val="005C078B"/>
    <w:rsid w:val="005C1964"/>
    <w:rsid w:val="005C22CB"/>
    <w:rsid w:val="005C2E94"/>
    <w:rsid w:val="005C3241"/>
    <w:rsid w:val="005C3497"/>
    <w:rsid w:val="005C35CF"/>
    <w:rsid w:val="005C365A"/>
    <w:rsid w:val="005C3D90"/>
    <w:rsid w:val="005C42FC"/>
    <w:rsid w:val="005C4799"/>
    <w:rsid w:val="005C4A3F"/>
    <w:rsid w:val="005C4BAD"/>
    <w:rsid w:val="005C4D10"/>
    <w:rsid w:val="005C52EE"/>
    <w:rsid w:val="005C59F4"/>
    <w:rsid w:val="005C5BF8"/>
    <w:rsid w:val="005C668A"/>
    <w:rsid w:val="005C6693"/>
    <w:rsid w:val="005C6AE9"/>
    <w:rsid w:val="005C6C00"/>
    <w:rsid w:val="005C6CFD"/>
    <w:rsid w:val="005C7D16"/>
    <w:rsid w:val="005C7D49"/>
    <w:rsid w:val="005C7FB3"/>
    <w:rsid w:val="005C7FD0"/>
    <w:rsid w:val="005D0EC6"/>
    <w:rsid w:val="005D1432"/>
    <w:rsid w:val="005D1D2B"/>
    <w:rsid w:val="005D24A8"/>
    <w:rsid w:val="005D2D05"/>
    <w:rsid w:val="005D32BB"/>
    <w:rsid w:val="005D33EE"/>
    <w:rsid w:val="005D34BD"/>
    <w:rsid w:val="005D3948"/>
    <w:rsid w:val="005D3E8D"/>
    <w:rsid w:val="005D4111"/>
    <w:rsid w:val="005D42A8"/>
    <w:rsid w:val="005D5692"/>
    <w:rsid w:val="005D5E02"/>
    <w:rsid w:val="005D6578"/>
    <w:rsid w:val="005D6A3D"/>
    <w:rsid w:val="005D6AB0"/>
    <w:rsid w:val="005D727F"/>
    <w:rsid w:val="005D7437"/>
    <w:rsid w:val="005D7AC8"/>
    <w:rsid w:val="005D7BE3"/>
    <w:rsid w:val="005E0118"/>
    <w:rsid w:val="005E063A"/>
    <w:rsid w:val="005E068C"/>
    <w:rsid w:val="005E0E9E"/>
    <w:rsid w:val="005E11EC"/>
    <w:rsid w:val="005E13F7"/>
    <w:rsid w:val="005E1903"/>
    <w:rsid w:val="005E1A61"/>
    <w:rsid w:val="005E1ADF"/>
    <w:rsid w:val="005E1E0F"/>
    <w:rsid w:val="005E28F4"/>
    <w:rsid w:val="005E2ACA"/>
    <w:rsid w:val="005E38EB"/>
    <w:rsid w:val="005E3CDC"/>
    <w:rsid w:val="005E4537"/>
    <w:rsid w:val="005E4938"/>
    <w:rsid w:val="005E4F46"/>
    <w:rsid w:val="005E5571"/>
    <w:rsid w:val="005E5671"/>
    <w:rsid w:val="005E644E"/>
    <w:rsid w:val="005E6C8D"/>
    <w:rsid w:val="005E72C6"/>
    <w:rsid w:val="005E7372"/>
    <w:rsid w:val="005E7715"/>
    <w:rsid w:val="005F0222"/>
    <w:rsid w:val="005F0379"/>
    <w:rsid w:val="005F038F"/>
    <w:rsid w:val="005F0B96"/>
    <w:rsid w:val="005F1301"/>
    <w:rsid w:val="005F167A"/>
    <w:rsid w:val="005F22B8"/>
    <w:rsid w:val="005F262F"/>
    <w:rsid w:val="005F26C3"/>
    <w:rsid w:val="005F2773"/>
    <w:rsid w:val="005F3260"/>
    <w:rsid w:val="005F3664"/>
    <w:rsid w:val="005F3772"/>
    <w:rsid w:val="005F3B07"/>
    <w:rsid w:val="005F3D8B"/>
    <w:rsid w:val="005F3FEE"/>
    <w:rsid w:val="005F40E7"/>
    <w:rsid w:val="005F4594"/>
    <w:rsid w:val="005F4E55"/>
    <w:rsid w:val="005F55B8"/>
    <w:rsid w:val="005F5817"/>
    <w:rsid w:val="005F699C"/>
    <w:rsid w:val="005F6A11"/>
    <w:rsid w:val="005F72C2"/>
    <w:rsid w:val="005F72E8"/>
    <w:rsid w:val="005F7545"/>
    <w:rsid w:val="005F7BB7"/>
    <w:rsid w:val="005F7F9F"/>
    <w:rsid w:val="006003D3"/>
    <w:rsid w:val="00600759"/>
    <w:rsid w:val="006007E6"/>
    <w:rsid w:val="00600977"/>
    <w:rsid w:val="006015D7"/>
    <w:rsid w:val="006016CB"/>
    <w:rsid w:val="00601BA1"/>
    <w:rsid w:val="0060218F"/>
    <w:rsid w:val="0060243C"/>
    <w:rsid w:val="00602590"/>
    <w:rsid w:val="00602E65"/>
    <w:rsid w:val="00603655"/>
    <w:rsid w:val="00603751"/>
    <w:rsid w:val="0060399A"/>
    <w:rsid w:val="00604765"/>
    <w:rsid w:val="00604D1F"/>
    <w:rsid w:val="00604DF1"/>
    <w:rsid w:val="006053A0"/>
    <w:rsid w:val="00605575"/>
    <w:rsid w:val="0060567C"/>
    <w:rsid w:val="006056E1"/>
    <w:rsid w:val="006057ED"/>
    <w:rsid w:val="00605CF2"/>
    <w:rsid w:val="00606777"/>
    <w:rsid w:val="00606843"/>
    <w:rsid w:val="00606D8A"/>
    <w:rsid w:val="00606EA7"/>
    <w:rsid w:val="00606EBA"/>
    <w:rsid w:val="0060759E"/>
    <w:rsid w:val="0060782D"/>
    <w:rsid w:val="0060799B"/>
    <w:rsid w:val="00607E91"/>
    <w:rsid w:val="006102CF"/>
    <w:rsid w:val="006132C8"/>
    <w:rsid w:val="00613ED7"/>
    <w:rsid w:val="00614025"/>
    <w:rsid w:val="00614983"/>
    <w:rsid w:val="00614E88"/>
    <w:rsid w:val="00615213"/>
    <w:rsid w:val="00615278"/>
    <w:rsid w:val="0061573F"/>
    <w:rsid w:val="00615864"/>
    <w:rsid w:val="00615C5B"/>
    <w:rsid w:val="0061759D"/>
    <w:rsid w:val="006179A8"/>
    <w:rsid w:val="00617A6B"/>
    <w:rsid w:val="00617FD2"/>
    <w:rsid w:val="00617FFD"/>
    <w:rsid w:val="0062026F"/>
    <w:rsid w:val="00620905"/>
    <w:rsid w:val="006212E1"/>
    <w:rsid w:val="00621331"/>
    <w:rsid w:val="00621710"/>
    <w:rsid w:val="00621747"/>
    <w:rsid w:val="00621DE9"/>
    <w:rsid w:val="00621F8C"/>
    <w:rsid w:val="00622476"/>
    <w:rsid w:val="0062283E"/>
    <w:rsid w:val="00622D60"/>
    <w:rsid w:val="00623D37"/>
    <w:rsid w:val="00623D90"/>
    <w:rsid w:val="00623E5D"/>
    <w:rsid w:val="006245E9"/>
    <w:rsid w:val="00624944"/>
    <w:rsid w:val="00624A7C"/>
    <w:rsid w:val="00625F4F"/>
    <w:rsid w:val="00625F8B"/>
    <w:rsid w:val="0062658C"/>
    <w:rsid w:val="00626E4D"/>
    <w:rsid w:val="006270EE"/>
    <w:rsid w:val="006271DE"/>
    <w:rsid w:val="00627220"/>
    <w:rsid w:val="00630433"/>
    <w:rsid w:val="006306CA"/>
    <w:rsid w:val="00630D6B"/>
    <w:rsid w:val="006312E8"/>
    <w:rsid w:val="00631AE8"/>
    <w:rsid w:val="00631E77"/>
    <w:rsid w:val="0063200E"/>
    <w:rsid w:val="006323A2"/>
    <w:rsid w:val="00632A6A"/>
    <w:rsid w:val="00632B42"/>
    <w:rsid w:val="00632F57"/>
    <w:rsid w:val="006336A9"/>
    <w:rsid w:val="00633BAC"/>
    <w:rsid w:val="006343B7"/>
    <w:rsid w:val="006344E7"/>
    <w:rsid w:val="00634662"/>
    <w:rsid w:val="00634AD7"/>
    <w:rsid w:val="00634EA8"/>
    <w:rsid w:val="00635178"/>
    <w:rsid w:val="006356B1"/>
    <w:rsid w:val="00635CD0"/>
    <w:rsid w:val="00635D3E"/>
    <w:rsid w:val="00635EE1"/>
    <w:rsid w:val="00635F52"/>
    <w:rsid w:val="0063607B"/>
    <w:rsid w:val="00636945"/>
    <w:rsid w:val="00636A2F"/>
    <w:rsid w:val="00637507"/>
    <w:rsid w:val="006408AE"/>
    <w:rsid w:val="00640CBE"/>
    <w:rsid w:val="006417CE"/>
    <w:rsid w:val="00641876"/>
    <w:rsid w:val="0064189E"/>
    <w:rsid w:val="006427EF"/>
    <w:rsid w:val="006429A4"/>
    <w:rsid w:val="00642FC7"/>
    <w:rsid w:val="006435D8"/>
    <w:rsid w:val="006438FA"/>
    <w:rsid w:val="00643BAC"/>
    <w:rsid w:val="00644B38"/>
    <w:rsid w:val="00644D57"/>
    <w:rsid w:val="00645116"/>
    <w:rsid w:val="0064545E"/>
    <w:rsid w:val="006454FB"/>
    <w:rsid w:val="0064567D"/>
    <w:rsid w:val="00645A07"/>
    <w:rsid w:val="0064693A"/>
    <w:rsid w:val="00646A44"/>
    <w:rsid w:val="00646BC6"/>
    <w:rsid w:val="0064719B"/>
    <w:rsid w:val="00647B12"/>
    <w:rsid w:val="00647CA0"/>
    <w:rsid w:val="00647D7B"/>
    <w:rsid w:val="00651B06"/>
    <w:rsid w:val="00651DD7"/>
    <w:rsid w:val="00651E23"/>
    <w:rsid w:val="006525B5"/>
    <w:rsid w:val="00652960"/>
    <w:rsid w:val="00653DFA"/>
    <w:rsid w:val="00654A8C"/>
    <w:rsid w:val="00655080"/>
    <w:rsid w:val="00655973"/>
    <w:rsid w:val="00655C5E"/>
    <w:rsid w:val="00655F55"/>
    <w:rsid w:val="00656182"/>
    <w:rsid w:val="00656716"/>
    <w:rsid w:val="006567AC"/>
    <w:rsid w:val="00656B11"/>
    <w:rsid w:val="00656C00"/>
    <w:rsid w:val="00657529"/>
    <w:rsid w:val="006577D3"/>
    <w:rsid w:val="0065786A"/>
    <w:rsid w:val="00657887"/>
    <w:rsid w:val="006579E8"/>
    <w:rsid w:val="00657D4A"/>
    <w:rsid w:val="006601A9"/>
    <w:rsid w:val="00660682"/>
    <w:rsid w:val="00660751"/>
    <w:rsid w:val="0066077A"/>
    <w:rsid w:val="006608E1"/>
    <w:rsid w:val="00660E0E"/>
    <w:rsid w:val="00660E30"/>
    <w:rsid w:val="0066162B"/>
    <w:rsid w:val="00661CDF"/>
    <w:rsid w:val="00661E74"/>
    <w:rsid w:val="00662256"/>
    <w:rsid w:val="0066239B"/>
    <w:rsid w:val="0066242E"/>
    <w:rsid w:val="00663636"/>
    <w:rsid w:val="00663833"/>
    <w:rsid w:val="00664DEE"/>
    <w:rsid w:val="006650E6"/>
    <w:rsid w:val="00665613"/>
    <w:rsid w:val="0066570C"/>
    <w:rsid w:val="006663A3"/>
    <w:rsid w:val="0066678C"/>
    <w:rsid w:val="00666799"/>
    <w:rsid w:val="006668C7"/>
    <w:rsid w:val="00666BB5"/>
    <w:rsid w:val="00666C0C"/>
    <w:rsid w:val="006675D9"/>
    <w:rsid w:val="006676D8"/>
    <w:rsid w:val="006678EF"/>
    <w:rsid w:val="006679AF"/>
    <w:rsid w:val="00667B3C"/>
    <w:rsid w:val="00667DC4"/>
    <w:rsid w:val="00667F35"/>
    <w:rsid w:val="00670312"/>
    <w:rsid w:val="00670951"/>
    <w:rsid w:val="00670AFD"/>
    <w:rsid w:val="006711B5"/>
    <w:rsid w:val="006713A0"/>
    <w:rsid w:val="0067159F"/>
    <w:rsid w:val="00671AAA"/>
    <w:rsid w:val="00672669"/>
    <w:rsid w:val="0067396C"/>
    <w:rsid w:val="00673D2B"/>
    <w:rsid w:val="006744F5"/>
    <w:rsid w:val="00674641"/>
    <w:rsid w:val="00674E83"/>
    <w:rsid w:val="00676456"/>
    <w:rsid w:val="00676766"/>
    <w:rsid w:val="00677557"/>
    <w:rsid w:val="006775CC"/>
    <w:rsid w:val="006779ED"/>
    <w:rsid w:val="00677EFD"/>
    <w:rsid w:val="00677F49"/>
    <w:rsid w:val="00680EF4"/>
    <w:rsid w:val="006811BD"/>
    <w:rsid w:val="00681D49"/>
    <w:rsid w:val="00682106"/>
    <w:rsid w:val="0068294B"/>
    <w:rsid w:val="006834DC"/>
    <w:rsid w:val="00683BDF"/>
    <w:rsid w:val="00683DDC"/>
    <w:rsid w:val="00683F5E"/>
    <w:rsid w:val="00684363"/>
    <w:rsid w:val="0068467B"/>
    <w:rsid w:val="00684701"/>
    <w:rsid w:val="00684C4F"/>
    <w:rsid w:val="00685420"/>
    <w:rsid w:val="00685BBB"/>
    <w:rsid w:val="00685E80"/>
    <w:rsid w:val="00685E85"/>
    <w:rsid w:val="006868EF"/>
    <w:rsid w:val="00686B0B"/>
    <w:rsid w:val="00686E62"/>
    <w:rsid w:val="00686EBC"/>
    <w:rsid w:val="00687AB9"/>
    <w:rsid w:val="00687DAB"/>
    <w:rsid w:val="00687F91"/>
    <w:rsid w:val="00690172"/>
    <w:rsid w:val="00690658"/>
    <w:rsid w:val="00690EBF"/>
    <w:rsid w:val="0069194F"/>
    <w:rsid w:val="00691CA0"/>
    <w:rsid w:val="00691E8B"/>
    <w:rsid w:val="00691F0D"/>
    <w:rsid w:val="0069218C"/>
    <w:rsid w:val="00692325"/>
    <w:rsid w:val="006929A3"/>
    <w:rsid w:val="00692D3E"/>
    <w:rsid w:val="00692DAE"/>
    <w:rsid w:val="00692FFE"/>
    <w:rsid w:val="006939E2"/>
    <w:rsid w:val="00693C30"/>
    <w:rsid w:val="006943B6"/>
    <w:rsid w:val="00694495"/>
    <w:rsid w:val="00694A0B"/>
    <w:rsid w:val="00694AB3"/>
    <w:rsid w:val="0069539B"/>
    <w:rsid w:val="006954EC"/>
    <w:rsid w:val="00695A13"/>
    <w:rsid w:val="006970B1"/>
    <w:rsid w:val="006972CE"/>
    <w:rsid w:val="006974EC"/>
    <w:rsid w:val="00697BFD"/>
    <w:rsid w:val="00697CD5"/>
    <w:rsid w:val="006A0B14"/>
    <w:rsid w:val="006A0BA9"/>
    <w:rsid w:val="006A114A"/>
    <w:rsid w:val="006A134F"/>
    <w:rsid w:val="006A166A"/>
    <w:rsid w:val="006A1786"/>
    <w:rsid w:val="006A1A2C"/>
    <w:rsid w:val="006A2256"/>
    <w:rsid w:val="006A2293"/>
    <w:rsid w:val="006A33BE"/>
    <w:rsid w:val="006A3A4D"/>
    <w:rsid w:val="006A3B91"/>
    <w:rsid w:val="006A41C4"/>
    <w:rsid w:val="006A45FE"/>
    <w:rsid w:val="006A4D67"/>
    <w:rsid w:val="006A4DBD"/>
    <w:rsid w:val="006A4E31"/>
    <w:rsid w:val="006A4E46"/>
    <w:rsid w:val="006A5553"/>
    <w:rsid w:val="006A58E7"/>
    <w:rsid w:val="006A5934"/>
    <w:rsid w:val="006A5E5B"/>
    <w:rsid w:val="006A605D"/>
    <w:rsid w:val="006A6382"/>
    <w:rsid w:val="006A69B9"/>
    <w:rsid w:val="006A6DED"/>
    <w:rsid w:val="006A714C"/>
    <w:rsid w:val="006A7F85"/>
    <w:rsid w:val="006B04E5"/>
    <w:rsid w:val="006B0CEB"/>
    <w:rsid w:val="006B1541"/>
    <w:rsid w:val="006B1817"/>
    <w:rsid w:val="006B1F39"/>
    <w:rsid w:val="006B23EB"/>
    <w:rsid w:val="006B33F7"/>
    <w:rsid w:val="006B3CBB"/>
    <w:rsid w:val="006B3F55"/>
    <w:rsid w:val="006B4168"/>
    <w:rsid w:val="006B4BF7"/>
    <w:rsid w:val="006B549F"/>
    <w:rsid w:val="006B5B5B"/>
    <w:rsid w:val="006B5C08"/>
    <w:rsid w:val="006B5DFB"/>
    <w:rsid w:val="006B6359"/>
    <w:rsid w:val="006B6664"/>
    <w:rsid w:val="006B6E13"/>
    <w:rsid w:val="006B7394"/>
    <w:rsid w:val="006C0139"/>
    <w:rsid w:val="006C090B"/>
    <w:rsid w:val="006C0EA6"/>
    <w:rsid w:val="006C0F4F"/>
    <w:rsid w:val="006C1383"/>
    <w:rsid w:val="006C17E5"/>
    <w:rsid w:val="006C2038"/>
    <w:rsid w:val="006C2383"/>
    <w:rsid w:val="006C2423"/>
    <w:rsid w:val="006C25BA"/>
    <w:rsid w:val="006C2E72"/>
    <w:rsid w:val="006C3054"/>
    <w:rsid w:val="006C47DA"/>
    <w:rsid w:val="006C4C8F"/>
    <w:rsid w:val="006C4DCB"/>
    <w:rsid w:val="006C52A9"/>
    <w:rsid w:val="006C5347"/>
    <w:rsid w:val="006C67BA"/>
    <w:rsid w:val="006C68CE"/>
    <w:rsid w:val="006C69F2"/>
    <w:rsid w:val="006C74ED"/>
    <w:rsid w:val="006C7791"/>
    <w:rsid w:val="006C7B65"/>
    <w:rsid w:val="006C7D95"/>
    <w:rsid w:val="006C7E58"/>
    <w:rsid w:val="006D0590"/>
    <w:rsid w:val="006D0C59"/>
    <w:rsid w:val="006D0E74"/>
    <w:rsid w:val="006D100A"/>
    <w:rsid w:val="006D186A"/>
    <w:rsid w:val="006D1BE2"/>
    <w:rsid w:val="006D1FDA"/>
    <w:rsid w:val="006D20C5"/>
    <w:rsid w:val="006D23DD"/>
    <w:rsid w:val="006D258A"/>
    <w:rsid w:val="006D2624"/>
    <w:rsid w:val="006D2C9B"/>
    <w:rsid w:val="006D30C3"/>
    <w:rsid w:val="006D3B27"/>
    <w:rsid w:val="006D3C5C"/>
    <w:rsid w:val="006D3D8A"/>
    <w:rsid w:val="006D3F6E"/>
    <w:rsid w:val="006D4359"/>
    <w:rsid w:val="006D4A4C"/>
    <w:rsid w:val="006D4A80"/>
    <w:rsid w:val="006D4BD4"/>
    <w:rsid w:val="006D4D14"/>
    <w:rsid w:val="006D566C"/>
    <w:rsid w:val="006D6C78"/>
    <w:rsid w:val="006D6D27"/>
    <w:rsid w:val="006D7072"/>
    <w:rsid w:val="006D7AA2"/>
    <w:rsid w:val="006D7E8F"/>
    <w:rsid w:val="006E0F5A"/>
    <w:rsid w:val="006E108C"/>
    <w:rsid w:val="006E1781"/>
    <w:rsid w:val="006E26DF"/>
    <w:rsid w:val="006E271E"/>
    <w:rsid w:val="006E2B70"/>
    <w:rsid w:val="006E2B98"/>
    <w:rsid w:val="006E2D0B"/>
    <w:rsid w:val="006E3B60"/>
    <w:rsid w:val="006E419E"/>
    <w:rsid w:val="006E43F6"/>
    <w:rsid w:val="006E45C8"/>
    <w:rsid w:val="006E4ADB"/>
    <w:rsid w:val="006E502A"/>
    <w:rsid w:val="006E6064"/>
    <w:rsid w:val="006E63A3"/>
    <w:rsid w:val="006E6840"/>
    <w:rsid w:val="006E6B8D"/>
    <w:rsid w:val="006E6FDE"/>
    <w:rsid w:val="006E7073"/>
    <w:rsid w:val="006E7388"/>
    <w:rsid w:val="006E7516"/>
    <w:rsid w:val="006E7523"/>
    <w:rsid w:val="006E75D6"/>
    <w:rsid w:val="006E7ACC"/>
    <w:rsid w:val="006E7ADB"/>
    <w:rsid w:val="006F0BD5"/>
    <w:rsid w:val="006F10B8"/>
    <w:rsid w:val="006F145D"/>
    <w:rsid w:val="006F203C"/>
    <w:rsid w:val="006F2364"/>
    <w:rsid w:val="006F2513"/>
    <w:rsid w:val="006F2D3F"/>
    <w:rsid w:val="006F3392"/>
    <w:rsid w:val="006F3535"/>
    <w:rsid w:val="006F3571"/>
    <w:rsid w:val="006F3A62"/>
    <w:rsid w:val="006F3D19"/>
    <w:rsid w:val="006F5379"/>
    <w:rsid w:val="006F548B"/>
    <w:rsid w:val="006F57ED"/>
    <w:rsid w:val="006F5B90"/>
    <w:rsid w:val="006F5DAB"/>
    <w:rsid w:val="006F6033"/>
    <w:rsid w:val="006F6493"/>
    <w:rsid w:val="006F6637"/>
    <w:rsid w:val="006F6841"/>
    <w:rsid w:val="006F6C38"/>
    <w:rsid w:val="006F6D10"/>
    <w:rsid w:val="006F715F"/>
    <w:rsid w:val="006F7823"/>
    <w:rsid w:val="006F79DF"/>
    <w:rsid w:val="006F7E95"/>
    <w:rsid w:val="00700BA7"/>
    <w:rsid w:val="00701D04"/>
    <w:rsid w:val="00702593"/>
    <w:rsid w:val="007026CD"/>
    <w:rsid w:val="00703030"/>
    <w:rsid w:val="00703617"/>
    <w:rsid w:val="00704FA0"/>
    <w:rsid w:val="007052BE"/>
    <w:rsid w:val="007055E8"/>
    <w:rsid w:val="0070589B"/>
    <w:rsid w:val="007058B1"/>
    <w:rsid w:val="00705A98"/>
    <w:rsid w:val="00706FA4"/>
    <w:rsid w:val="0070750F"/>
    <w:rsid w:val="00707BBE"/>
    <w:rsid w:val="00707D63"/>
    <w:rsid w:val="00710299"/>
    <w:rsid w:val="0071094F"/>
    <w:rsid w:val="00710B82"/>
    <w:rsid w:val="00710BBD"/>
    <w:rsid w:val="00710C5E"/>
    <w:rsid w:val="00711401"/>
    <w:rsid w:val="007114B4"/>
    <w:rsid w:val="007117BD"/>
    <w:rsid w:val="007119AC"/>
    <w:rsid w:val="00711BA6"/>
    <w:rsid w:val="007122CC"/>
    <w:rsid w:val="007128B9"/>
    <w:rsid w:val="00712BEE"/>
    <w:rsid w:val="007133F7"/>
    <w:rsid w:val="00713476"/>
    <w:rsid w:val="00713942"/>
    <w:rsid w:val="00713B1E"/>
    <w:rsid w:val="00714A14"/>
    <w:rsid w:val="00714C9C"/>
    <w:rsid w:val="00714CFE"/>
    <w:rsid w:val="00715EAF"/>
    <w:rsid w:val="00715F37"/>
    <w:rsid w:val="00715F8C"/>
    <w:rsid w:val="00716412"/>
    <w:rsid w:val="0071645A"/>
    <w:rsid w:val="007165CF"/>
    <w:rsid w:val="00717D18"/>
    <w:rsid w:val="0072089F"/>
    <w:rsid w:val="00720B92"/>
    <w:rsid w:val="00720D5A"/>
    <w:rsid w:val="00721438"/>
    <w:rsid w:val="007214A0"/>
    <w:rsid w:val="00721B91"/>
    <w:rsid w:val="00721D36"/>
    <w:rsid w:val="00721DD1"/>
    <w:rsid w:val="00722068"/>
    <w:rsid w:val="00722315"/>
    <w:rsid w:val="00722530"/>
    <w:rsid w:val="00722857"/>
    <w:rsid w:val="00722889"/>
    <w:rsid w:val="0072288A"/>
    <w:rsid w:val="007230D4"/>
    <w:rsid w:val="007234EA"/>
    <w:rsid w:val="00723900"/>
    <w:rsid w:val="00723F55"/>
    <w:rsid w:val="00724909"/>
    <w:rsid w:val="00724B0C"/>
    <w:rsid w:val="00724B42"/>
    <w:rsid w:val="00724C77"/>
    <w:rsid w:val="00725317"/>
    <w:rsid w:val="0072542D"/>
    <w:rsid w:val="0072584B"/>
    <w:rsid w:val="00725B1B"/>
    <w:rsid w:val="00725D96"/>
    <w:rsid w:val="00725FA4"/>
    <w:rsid w:val="007261A8"/>
    <w:rsid w:val="007266FC"/>
    <w:rsid w:val="00726F27"/>
    <w:rsid w:val="007271B0"/>
    <w:rsid w:val="0072764F"/>
    <w:rsid w:val="00727F53"/>
    <w:rsid w:val="00727FAE"/>
    <w:rsid w:val="0073030D"/>
    <w:rsid w:val="00730E5B"/>
    <w:rsid w:val="00730EF4"/>
    <w:rsid w:val="00731008"/>
    <w:rsid w:val="0073101A"/>
    <w:rsid w:val="00731BEA"/>
    <w:rsid w:val="00731C98"/>
    <w:rsid w:val="00732583"/>
    <w:rsid w:val="00733BCF"/>
    <w:rsid w:val="00734193"/>
    <w:rsid w:val="00734315"/>
    <w:rsid w:val="007345B3"/>
    <w:rsid w:val="0073476E"/>
    <w:rsid w:val="00734A41"/>
    <w:rsid w:val="00734C4F"/>
    <w:rsid w:val="00735168"/>
    <w:rsid w:val="00735388"/>
    <w:rsid w:val="007358BF"/>
    <w:rsid w:val="00735F81"/>
    <w:rsid w:val="00736026"/>
    <w:rsid w:val="00736370"/>
    <w:rsid w:val="00736604"/>
    <w:rsid w:val="00736EC5"/>
    <w:rsid w:val="00737177"/>
    <w:rsid w:val="007372AC"/>
    <w:rsid w:val="0073748F"/>
    <w:rsid w:val="00740508"/>
    <w:rsid w:val="00740643"/>
    <w:rsid w:val="00740689"/>
    <w:rsid w:val="00740B49"/>
    <w:rsid w:val="00740C3C"/>
    <w:rsid w:val="00740E3E"/>
    <w:rsid w:val="007411F4"/>
    <w:rsid w:val="0074152A"/>
    <w:rsid w:val="0074193D"/>
    <w:rsid w:val="00741DCF"/>
    <w:rsid w:val="00741E96"/>
    <w:rsid w:val="007422CF"/>
    <w:rsid w:val="00742908"/>
    <w:rsid w:val="00743236"/>
    <w:rsid w:val="00743369"/>
    <w:rsid w:val="00743703"/>
    <w:rsid w:val="00744DFD"/>
    <w:rsid w:val="00744EB2"/>
    <w:rsid w:val="007450F1"/>
    <w:rsid w:val="00745612"/>
    <w:rsid w:val="0074578B"/>
    <w:rsid w:val="00745BD6"/>
    <w:rsid w:val="00745C34"/>
    <w:rsid w:val="00745F90"/>
    <w:rsid w:val="0074611F"/>
    <w:rsid w:val="007472D8"/>
    <w:rsid w:val="00747BA6"/>
    <w:rsid w:val="00747CE6"/>
    <w:rsid w:val="00750035"/>
    <w:rsid w:val="007500EB"/>
    <w:rsid w:val="00750124"/>
    <w:rsid w:val="0075056A"/>
    <w:rsid w:val="00750AA3"/>
    <w:rsid w:val="00750B8F"/>
    <w:rsid w:val="00751502"/>
    <w:rsid w:val="007516E8"/>
    <w:rsid w:val="00751D96"/>
    <w:rsid w:val="00751EF1"/>
    <w:rsid w:val="007523FF"/>
    <w:rsid w:val="00752640"/>
    <w:rsid w:val="00752FDC"/>
    <w:rsid w:val="00753184"/>
    <w:rsid w:val="00753660"/>
    <w:rsid w:val="0075388E"/>
    <w:rsid w:val="0075393E"/>
    <w:rsid w:val="00753C64"/>
    <w:rsid w:val="007545CA"/>
    <w:rsid w:val="0075467D"/>
    <w:rsid w:val="00754853"/>
    <w:rsid w:val="00754AC5"/>
    <w:rsid w:val="00754BA0"/>
    <w:rsid w:val="00754F1E"/>
    <w:rsid w:val="00755934"/>
    <w:rsid w:val="00755C0F"/>
    <w:rsid w:val="00756C63"/>
    <w:rsid w:val="00756E62"/>
    <w:rsid w:val="00757BA2"/>
    <w:rsid w:val="00757DAE"/>
    <w:rsid w:val="00760108"/>
    <w:rsid w:val="00760662"/>
    <w:rsid w:val="007614E7"/>
    <w:rsid w:val="00761B8A"/>
    <w:rsid w:val="0076252D"/>
    <w:rsid w:val="00762D25"/>
    <w:rsid w:val="00763191"/>
    <w:rsid w:val="007631D6"/>
    <w:rsid w:val="00763376"/>
    <w:rsid w:val="0076396A"/>
    <w:rsid w:val="0076399E"/>
    <w:rsid w:val="00763B19"/>
    <w:rsid w:val="00763F5C"/>
    <w:rsid w:val="0076411B"/>
    <w:rsid w:val="00764706"/>
    <w:rsid w:val="00765D06"/>
    <w:rsid w:val="00765E2C"/>
    <w:rsid w:val="00765E2D"/>
    <w:rsid w:val="00766583"/>
    <w:rsid w:val="00766F7F"/>
    <w:rsid w:val="007674A8"/>
    <w:rsid w:val="0076760E"/>
    <w:rsid w:val="00767C4A"/>
    <w:rsid w:val="0077000D"/>
    <w:rsid w:val="0077002D"/>
    <w:rsid w:val="00770C27"/>
    <w:rsid w:val="00770E63"/>
    <w:rsid w:val="00771EC4"/>
    <w:rsid w:val="007721D8"/>
    <w:rsid w:val="00772498"/>
    <w:rsid w:val="00772608"/>
    <w:rsid w:val="007727CD"/>
    <w:rsid w:val="00772F53"/>
    <w:rsid w:val="00772FD2"/>
    <w:rsid w:val="007734F2"/>
    <w:rsid w:val="00773801"/>
    <w:rsid w:val="00774045"/>
    <w:rsid w:val="0077417A"/>
    <w:rsid w:val="007743E4"/>
    <w:rsid w:val="00775441"/>
    <w:rsid w:val="00775877"/>
    <w:rsid w:val="00776257"/>
    <w:rsid w:val="00776393"/>
    <w:rsid w:val="007766E5"/>
    <w:rsid w:val="00776807"/>
    <w:rsid w:val="00776EC2"/>
    <w:rsid w:val="00777577"/>
    <w:rsid w:val="007775B3"/>
    <w:rsid w:val="007778E2"/>
    <w:rsid w:val="00780776"/>
    <w:rsid w:val="00780B1D"/>
    <w:rsid w:val="0078121D"/>
    <w:rsid w:val="007819A3"/>
    <w:rsid w:val="00781E79"/>
    <w:rsid w:val="0078224E"/>
    <w:rsid w:val="00782950"/>
    <w:rsid w:val="00782D5C"/>
    <w:rsid w:val="00782E2B"/>
    <w:rsid w:val="00782EEF"/>
    <w:rsid w:val="0078368B"/>
    <w:rsid w:val="007836D6"/>
    <w:rsid w:val="0078399E"/>
    <w:rsid w:val="00784414"/>
    <w:rsid w:val="0078488B"/>
    <w:rsid w:val="00785864"/>
    <w:rsid w:val="00786E5B"/>
    <w:rsid w:val="0078713C"/>
    <w:rsid w:val="0078731B"/>
    <w:rsid w:val="007874B4"/>
    <w:rsid w:val="007874D6"/>
    <w:rsid w:val="00787CE1"/>
    <w:rsid w:val="0079006C"/>
    <w:rsid w:val="0079109B"/>
    <w:rsid w:val="007916F5"/>
    <w:rsid w:val="0079174A"/>
    <w:rsid w:val="00791C49"/>
    <w:rsid w:val="007922A4"/>
    <w:rsid w:val="007924E4"/>
    <w:rsid w:val="0079279F"/>
    <w:rsid w:val="0079280B"/>
    <w:rsid w:val="00792BE6"/>
    <w:rsid w:val="007931C0"/>
    <w:rsid w:val="007940CD"/>
    <w:rsid w:val="00794BAA"/>
    <w:rsid w:val="00794D78"/>
    <w:rsid w:val="0079555F"/>
    <w:rsid w:val="00795B96"/>
    <w:rsid w:val="00796354"/>
    <w:rsid w:val="007965DE"/>
    <w:rsid w:val="00796864"/>
    <w:rsid w:val="007971BA"/>
    <w:rsid w:val="00797600"/>
    <w:rsid w:val="007A0062"/>
    <w:rsid w:val="007A0707"/>
    <w:rsid w:val="007A090E"/>
    <w:rsid w:val="007A0966"/>
    <w:rsid w:val="007A0A18"/>
    <w:rsid w:val="007A0AF1"/>
    <w:rsid w:val="007A1141"/>
    <w:rsid w:val="007A1490"/>
    <w:rsid w:val="007A1718"/>
    <w:rsid w:val="007A1D0C"/>
    <w:rsid w:val="007A1F83"/>
    <w:rsid w:val="007A23B2"/>
    <w:rsid w:val="007A258D"/>
    <w:rsid w:val="007A3E80"/>
    <w:rsid w:val="007A41AD"/>
    <w:rsid w:val="007A439B"/>
    <w:rsid w:val="007A4FCE"/>
    <w:rsid w:val="007A5030"/>
    <w:rsid w:val="007A56C1"/>
    <w:rsid w:val="007A5846"/>
    <w:rsid w:val="007A5E62"/>
    <w:rsid w:val="007A68C0"/>
    <w:rsid w:val="007A714A"/>
    <w:rsid w:val="007A7D0E"/>
    <w:rsid w:val="007B025B"/>
    <w:rsid w:val="007B0845"/>
    <w:rsid w:val="007B0BE5"/>
    <w:rsid w:val="007B17D4"/>
    <w:rsid w:val="007B17DE"/>
    <w:rsid w:val="007B1E5B"/>
    <w:rsid w:val="007B23EA"/>
    <w:rsid w:val="007B2AD8"/>
    <w:rsid w:val="007B3C9B"/>
    <w:rsid w:val="007B3F12"/>
    <w:rsid w:val="007B41C2"/>
    <w:rsid w:val="007B4A02"/>
    <w:rsid w:val="007B5591"/>
    <w:rsid w:val="007B582F"/>
    <w:rsid w:val="007B5A29"/>
    <w:rsid w:val="007B5F5A"/>
    <w:rsid w:val="007B60F6"/>
    <w:rsid w:val="007B6285"/>
    <w:rsid w:val="007B62CD"/>
    <w:rsid w:val="007B652F"/>
    <w:rsid w:val="007B67B6"/>
    <w:rsid w:val="007C0B7F"/>
    <w:rsid w:val="007C1E0E"/>
    <w:rsid w:val="007C265A"/>
    <w:rsid w:val="007C26BB"/>
    <w:rsid w:val="007C2A32"/>
    <w:rsid w:val="007C2C28"/>
    <w:rsid w:val="007C311E"/>
    <w:rsid w:val="007C315E"/>
    <w:rsid w:val="007C34E7"/>
    <w:rsid w:val="007C3569"/>
    <w:rsid w:val="007C43F9"/>
    <w:rsid w:val="007C451E"/>
    <w:rsid w:val="007C4CC5"/>
    <w:rsid w:val="007C4E4F"/>
    <w:rsid w:val="007C4F3D"/>
    <w:rsid w:val="007C58A7"/>
    <w:rsid w:val="007C66F4"/>
    <w:rsid w:val="007C75CB"/>
    <w:rsid w:val="007C7738"/>
    <w:rsid w:val="007D05F8"/>
    <w:rsid w:val="007D080D"/>
    <w:rsid w:val="007D0E94"/>
    <w:rsid w:val="007D17D5"/>
    <w:rsid w:val="007D2DF1"/>
    <w:rsid w:val="007D2FEA"/>
    <w:rsid w:val="007D309C"/>
    <w:rsid w:val="007D31CF"/>
    <w:rsid w:val="007D31FB"/>
    <w:rsid w:val="007D4076"/>
    <w:rsid w:val="007D4733"/>
    <w:rsid w:val="007D4CDD"/>
    <w:rsid w:val="007D5079"/>
    <w:rsid w:val="007D50F2"/>
    <w:rsid w:val="007D5FCC"/>
    <w:rsid w:val="007D6273"/>
    <w:rsid w:val="007D66C5"/>
    <w:rsid w:val="007D66C8"/>
    <w:rsid w:val="007D66E7"/>
    <w:rsid w:val="007D6965"/>
    <w:rsid w:val="007D6A7F"/>
    <w:rsid w:val="007D6BE7"/>
    <w:rsid w:val="007D6DD5"/>
    <w:rsid w:val="007D74BC"/>
    <w:rsid w:val="007D75A5"/>
    <w:rsid w:val="007D781F"/>
    <w:rsid w:val="007E0985"/>
    <w:rsid w:val="007E0CB7"/>
    <w:rsid w:val="007E0EBA"/>
    <w:rsid w:val="007E0FBE"/>
    <w:rsid w:val="007E0FFE"/>
    <w:rsid w:val="007E1B42"/>
    <w:rsid w:val="007E1DA0"/>
    <w:rsid w:val="007E21A0"/>
    <w:rsid w:val="007E24DA"/>
    <w:rsid w:val="007E2F3F"/>
    <w:rsid w:val="007E3600"/>
    <w:rsid w:val="007E3AA7"/>
    <w:rsid w:val="007E3B05"/>
    <w:rsid w:val="007E3E39"/>
    <w:rsid w:val="007E41B5"/>
    <w:rsid w:val="007E4283"/>
    <w:rsid w:val="007E42ED"/>
    <w:rsid w:val="007E4976"/>
    <w:rsid w:val="007E4A0D"/>
    <w:rsid w:val="007E4F9B"/>
    <w:rsid w:val="007E54E3"/>
    <w:rsid w:val="007E5500"/>
    <w:rsid w:val="007E561B"/>
    <w:rsid w:val="007E5994"/>
    <w:rsid w:val="007E5F8C"/>
    <w:rsid w:val="007E6C78"/>
    <w:rsid w:val="007E6F2A"/>
    <w:rsid w:val="007E7337"/>
    <w:rsid w:val="007E77FD"/>
    <w:rsid w:val="007E7DC5"/>
    <w:rsid w:val="007F053F"/>
    <w:rsid w:val="007F0CE7"/>
    <w:rsid w:val="007F1723"/>
    <w:rsid w:val="007F195A"/>
    <w:rsid w:val="007F196F"/>
    <w:rsid w:val="007F3278"/>
    <w:rsid w:val="007F36C3"/>
    <w:rsid w:val="007F5F26"/>
    <w:rsid w:val="007F5F44"/>
    <w:rsid w:val="007F60BE"/>
    <w:rsid w:val="007F72B0"/>
    <w:rsid w:val="007F7520"/>
    <w:rsid w:val="007F78E9"/>
    <w:rsid w:val="007F7A55"/>
    <w:rsid w:val="007F7BAC"/>
    <w:rsid w:val="007F7CA7"/>
    <w:rsid w:val="008002AF"/>
    <w:rsid w:val="008003D7"/>
    <w:rsid w:val="008005EB"/>
    <w:rsid w:val="00800618"/>
    <w:rsid w:val="00800D2B"/>
    <w:rsid w:val="00800E01"/>
    <w:rsid w:val="0080155D"/>
    <w:rsid w:val="00801ACB"/>
    <w:rsid w:val="00801C6D"/>
    <w:rsid w:val="00802071"/>
    <w:rsid w:val="00802E6F"/>
    <w:rsid w:val="00802F49"/>
    <w:rsid w:val="00802FD9"/>
    <w:rsid w:val="00803283"/>
    <w:rsid w:val="008033AA"/>
    <w:rsid w:val="00803597"/>
    <w:rsid w:val="00804313"/>
    <w:rsid w:val="0080452B"/>
    <w:rsid w:val="008045D7"/>
    <w:rsid w:val="0080471D"/>
    <w:rsid w:val="00804890"/>
    <w:rsid w:val="008048F0"/>
    <w:rsid w:val="00804E97"/>
    <w:rsid w:val="00805809"/>
    <w:rsid w:val="00805850"/>
    <w:rsid w:val="0080588C"/>
    <w:rsid w:val="00805D9E"/>
    <w:rsid w:val="00805F60"/>
    <w:rsid w:val="00806142"/>
    <w:rsid w:val="00807030"/>
    <w:rsid w:val="0080703A"/>
    <w:rsid w:val="008072A5"/>
    <w:rsid w:val="00807B08"/>
    <w:rsid w:val="00807CEF"/>
    <w:rsid w:val="00810071"/>
    <w:rsid w:val="0081017D"/>
    <w:rsid w:val="0081078D"/>
    <w:rsid w:val="00811030"/>
    <w:rsid w:val="008114F9"/>
    <w:rsid w:val="008115F5"/>
    <w:rsid w:val="00811BC6"/>
    <w:rsid w:val="00812214"/>
    <w:rsid w:val="008139C1"/>
    <w:rsid w:val="00813B75"/>
    <w:rsid w:val="008144F6"/>
    <w:rsid w:val="008144FA"/>
    <w:rsid w:val="008153FE"/>
    <w:rsid w:val="00816631"/>
    <w:rsid w:val="008167C5"/>
    <w:rsid w:val="00816EE7"/>
    <w:rsid w:val="0081716C"/>
    <w:rsid w:val="00817B90"/>
    <w:rsid w:val="00820197"/>
    <w:rsid w:val="008213CA"/>
    <w:rsid w:val="00821DAC"/>
    <w:rsid w:val="00822028"/>
    <w:rsid w:val="008224D5"/>
    <w:rsid w:val="00822733"/>
    <w:rsid w:val="00822935"/>
    <w:rsid w:val="008231F7"/>
    <w:rsid w:val="0082380B"/>
    <w:rsid w:val="008238B8"/>
    <w:rsid w:val="00824710"/>
    <w:rsid w:val="0082526E"/>
    <w:rsid w:val="0082563E"/>
    <w:rsid w:val="0082567C"/>
    <w:rsid w:val="00826285"/>
    <w:rsid w:val="00826305"/>
    <w:rsid w:val="008264BF"/>
    <w:rsid w:val="008265B9"/>
    <w:rsid w:val="0082663A"/>
    <w:rsid w:val="0082682C"/>
    <w:rsid w:val="008268B6"/>
    <w:rsid w:val="00826D1F"/>
    <w:rsid w:val="00827EBB"/>
    <w:rsid w:val="008302DF"/>
    <w:rsid w:val="00830D43"/>
    <w:rsid w:val="00831220"/>
    <w:rsid w:val="00831AC3"/>
    <w:rsid w:val="00831C9A"/>
    <w:rsid w:val="00831DF2"/>
    <w:rsid w:val="008322FF"/>
    <w:rsid w:val="008323D8"/>
    <w:rsid w:val="008329D4"/>
    <w:rsid w:val="00832ABB"/>
    <w:rsid w:val="00832CB9"/>
    <w:rsid w:val="00832D94"/>
    <w:rsid w:val="00833384"/>
    <w:rsid w:val="00833982"/>
    <w:rsid w:val="00833983"/>
    <w:rsid w:val="00833F94"/>
    <w:rsid w:val="00834697"/>
    <w:rsid w:val="0083487D"/>
    <w:rsid w:val="00834B23"/>
    <w:rsid w:val="00834E00"/>
    <w:rsid w:val="0083567A"/>
    <w:rsid w:val="00835771"/>
    <w:rsid w:val="008357FE"/>
    <w:rsid w:val="00835B37"/>
    <w:rsid w:val="008369F9"/>
    <w:rsid w:val="00836C3D"/>
    <w:rsid w:val="00836D5F"/>
    <w:rsid w:val="00836E99"/>
    <w:rsid w:val="008372E5"/>
    <w:rsid w:val="0083731B"/>
    <w:rsid w:val="008378C2"/>
    <w:rsid w:val="0084057E"/>
    <w:rsid w:val="00840991"/>
    <w:rsid w:val="00840DBB"/>
    <w:rsid w:val="008410BC"/>
    <w:rsid w:val="00841794"/>
    <w:rsid w:val="00841C49"/>
    <w:rsid w:val="008426ED"/>
    <w:rsid w:val="008429DC"/>
    <w:rsid w:val="00842A3F"/>
    <w:rsid w:val="00842E4C"/>
    <w:rsid w:val="008431FA"/>
    <w:rsid w:val="0084335C"/>
    <w:rsid w:val="008435B6"/>
    <w:rsid w:val="00843C29"/>
    <w:rsid w:val="0084412E"/>
    <w:rsid w:val="00844257"/>
    <w:rsid w:val="008442E9"/>
    <w:rsid w:val="0084433C"/>
    <w:rsid w:val="00844785"/>
    <w:rsid w:val="00844954"/>
    <w:rsid w:val="008452A9"/>
    <w:rsid w:val="008453E3"/>
    <w:rsid w:val="00845624"/>
    <w:rsid w:val="00845753"/>
    <w:rsid w:val="0084588E"/>
    <w:rsid w:val="00845E04"/>
    <w:rsid w:val="00846E33"/>
    <w:rsid w:val="00846FCA"/>
    <w:rsid w:val="00847760"/>
    <w:rsid w:val="00847C70"/>
    <w:rsid w:val="00847E02"/>
    <w:rsid w:val="00850BB6"/>
    <w:rsid w:val="00850CB7"/>
    <w:rsid w:val="00850E00"/>
    <w:rsid w:val="00850F52"/>
    <w:rsid w:val="00851665"/>
    <w:rsid w:val="008516DE"/>
    <w:rsid w:val="00851DAA"/>
    <w:rsid w:val="008528F7"/>
    <w:rsid w:val="0085298D"/>
    <w:rsid w:val="00852B7D"/>
    <w:rsid w:val="00852C1A"/>
    <w:rsid w:val="00853183"/>
    <w:rsid w:val="008533FE"/>
    <w:rsid w:val="008535F6"/>
    <w:rsid w:val="00853676"/>
    <w:rsid w:val="00853688"/>
    <w:rsid w:val="00853A12"/>
    <w:rsid w:val="00854232"/>
    <w:rsid w:val="008544AE"/>
    <w:rsid w:val="008549EB"/>
    <w:rsid w:val="00854CED"/>
    <w:rsid w:val="00854E8D"/>
    <w:rsid w:val="0085502C"/>
    <w:rsid w:val="00855CCF"/>
    <w:rsid w:val="00855E31"/>
    <w:rsid w:val="0085623E"/>
    <w:rsid w:val="0085669D"/>
    <w:rsid w:val="00856B81"/>
    <w:rsid w:val="00856F88"/>
    <w:rsid w:val="00857780"/>
    <w:rsid w:val="00857CF2"/>
    <w:rsid w:val="00857F48"/>
    <w:rsid w:val="00860B16"/>
    <w:rsid w:val="00861006"/>
    <w:rsid w:val="008615E4"/>
    <w:rsid w:val="00861AA4"/>
    <w:rsid w:val="00861C44"/>
    <w:rsid w:val="00862384"/>
    <w:rsid w:val="00863C6B"/>
    <w:rsid w:val="0086429C"/>
    <w:rsid w:val="00864448"/>
    <w:rsid w:val="00864F65"/>
    <w:rsid w:val="00865238"/>
    <w:rsid w:val="0086596B"/>
    <w:rsid w:val="00865C75"/>
    <w:rsid w:val="00866785"/>
    <w:rsid w:val="008667D1"/>
    <w:rsid w:val="00866CA3"/>
    <w:rsid w:val="00866EC3"/>
    <w:rsid w:val="008671B7"/>
    <w:rsid w:val="00867B80"/>
    <w:rsid w:val="00867CB7"/>
    <w:rsid w:val="00867FD6"/>
    <w:rsid w:val="0087000C"/>
    <w:rsid w:val="00870224"/>
    <w:rsid w:val="008705C0"/>
    <w:rsid w:val="00870D3E"/>
    <w:rsid w:val="0087127F"/>
    <w:rsid w:val="008717FF"/>
    <w:rsid w:val="00871925"/>
    <w:rsid w:val="008725A4"/>
    <w:rsid w:val="0087266A"/>
    <w:rsid w:val="008729C3"/>
    <w:rsid w:val="00872A8F"/>
    <w:rsid w:val="00873FC2"/>
    <w:rsid w:val="008747E2"/>
    <w:rsid w:val="0087548B"/>
    <w:rsid w:val="00875614"/>
    <w:rsid w:val="008758D0"/>
    <w:rsid w:val="008758D6"/>
    <w:rsid w:val="00875F35"/>
    <w:rsid w:val="008763AA"/>
    <w:rsid w:val="00876553"/>
    <w:rsid w:val="00876702"/>
    <w:rsid w:val="00876D62"/>
    <w:rsid w:val="00876F23"/>
    <w:rsid w:val="00876FD5"/>
    <w:rsid w:val="0087712F"/>
    <w:rsid w:val="0087741F"/>
    <w:rsid w:val="00877708"/>
    <w:rsid w:val="00877819"/>
    <w:rsid w:val="0087781E"/>
    <w:rsid w:val="0088035D"/>
    <w:rsid w:val="008804E8"/>
    <w:rsid w:val="00880880"/>
    <w:rsid w:val="00880895"/>
    <w:rsid w:val="00880C6D"/>
    <w:rsid w:val="00880D06"/>
    <w:rsid w:val="0088133F"/>
    <w:rsid w:val="00881618"/>
    <w:rsid w:val="00881DC1"/>
    <w:rsid w:val="00882718"/>
    <w:rsid w:val="008829C8"/>
    <w:rsid w:val="0088338E"/>
    <w:rsid w:val="008833F4"/>
    <w:rsid w:val="008834E9"/>
    <w:rsid w:val="0088491E"/>
    <w:rsid w:val="00884B34"/>
    <w:rsid w:val="00885083"/>
    <w:rsid w:val="00885B53"/>
    <w:rsid w:val="00885F78"/>
    <w:rsid w:val="0088608A"/>
    <w:rsid w:val="008866EF"/>
    <w:rsid w:val="008867D8"/>
    <w:rsid w:val="008869F1"/>
    <w:rsid w:val="00886A7E"/>
    <w:rsid w:val="00886BA3"/>
    <w:rsid w:val="00886BBB"/>
    <w:rsid w:val="00887291"/>
    <w:rsid w:val="0088735B"/>
    <w:rsid w:val="008874D2"/>
    <w:rsid w:val="00887602"/>
    <w:rsid w:val="00887BA8"/>
    <w:rsid w:val="008900CE"/>
    <w:rsid w:val="00890960"/>
    <w:rsid w:val="00890AF8"/>
    <w:rsid w:val="00890FE8"/>
    <w:rsid w:val="0089118B"/>
    <w:rsid w:val="00892056"/>
    <w:rsid w:val="0089236D"/>
    <w:rsid w:val="008923BD"/>
    <w:rsid w:val="0089304B"/>
    <w:rsid w:val="0089381B"/>
    <w:rsid w:val="008940F6"/>
    <w:rsid w:val="0089486A"/>
    <w:rsid w:val="00894C4D"/>
    <w:rsid w:val="00894CCF"/>
    <w:rsid w:val="008951FA"/>
    <w:rsid w:val="00895A43"/>
    <w:rsid w:val="0089602C"/>
    <w:rsid w:val="00896702"/>
    <w:rsid w:val="00896779"/>
    <w:rsid w:val="008967F3"/>
    <w:rsid w:val="0089721D"/>
    <w:rsid w:val="0089793A"/>
    <w:rsid w:val="00897948"/>
    <w:rsid w:val="00897A98"/>
    <w:rsid w:val="008A0164"/>
    <w:rsid w:val="008A0468"/>
    <w:rsid w:val="008A0FF2"/>
    <w:rsid w:val="008A113E"/>
    <w:rsid w:val="008A11C0"/>
    <w:rsid w:val="008A1536"/>
    <w:rsid w:val="008A1CB5"/>
    <w:rsid w:val="008A27F0"/>
    <w:rsid w:val="008A28B5"/>
    <w:rsid w:val="008A2A9C"/>
    <w:rsid w:val="008A2AB9"/>
    <w:rsid w:val="008A34D0"/>
    <w:rsid w:val="008A3529"/>
    <w:rsid w:val="008A36AA"/>
    <w:rsid w:val="008A3ABF"/>
    <w:rsid w:val="008A3B8B"/>
    <w:rsid w:val="008A3BD2"/>
    <w:rsid w:val="008A3E8B"/>
    <w:rsid w:val="008A3F0E"/>
    <w:rsid w:val="008A4458"/>
    <w:rsid w:val="008A4821"/>
    <w:rsid w:val="008A4FE6"/>
    <w:rsid w:val="008A5070"/>
    <w:rsid w:val="008A5B90"/>
    <w:rsid w:val="008A616F"/>
    <w:rsid w:val="008A705F"/>
    <w:rsid w:val="008A719A"/>
    <w:rsid w:val="008A7231"/>
    <w:rsid w:val="008A7C2A"/>
    <w:rsid w:val="008A7E29"/>
    <w:rsid w:val="008A7FCB"/>
    <w:rsid w:val="008B0EEE"/>
    <w:rsid w:val="008B111E"/>
    <w:rsid w:val="008B13BA"/>
    <w:rsid w:val="008B1943"/>
    <w:rsid w:val="008B22EF"/>
    <w:rsid w:val="008B2510"/>
    <w:rsid w:val="008B3B65"/>
    <w:rsid w:val="008B4015"/>
    <w:rsid w:val="008B45F6"/>
    <w:rsid w:val="008B5241"/>
    <w:rsid w:val="008B5986"/>
    <w:rsid w:val="008B5CDE"/>
    <w:rsid w:val="008B6789"/>
    <w:rsid w:val="008B686C"/>
    <w:rsid w:val="008B699B"/>
    <w:rsid w:val="008B71F4"/>
    <w:rsid w:val="008B72BF"/>
    <w:rsid w:val="008B7415"/>
    <w:rsid w:val="008B7745"/>
    <w:rsid w:val="008B7B84"/>
    <w:rsid w:val="008B7EC2"/>
    <w:rsid w:val="008C01F2"/>
    <w:rsid w:val="008C0B47"/>
    <w:rsid w:val="008C0BE0"/>
    <w:rsid w:val="008C1069"/>
    <w:rsid w:val="008C1383"/>
    <w:rsid w:val="008C1635"/>
    <w:rsid w:val="008C175C"/>
    <w:rsid w:val="008C22A9"/>
    <w:rsid w:val="008C232D"/>
    <w:rsid w:val="008C2751"/>
    <w:rsid w:val="008C2845"/>
    <w:rsid w:val="008C2CA4"/>
    <w:rsid w:val="008C2DE3"/>
    <w:rsid w:val="008C3681"/>
    <w:rsid w:val="008C3A56"/>
    <w:rsid w:val="008C4334"/>
    <w:rsid w:val="008C45EC"/>
    <w:rsid w:val="008C4A56"/>
    <w:rsid w:val="008C4BF5"/>
    <w:rsid w:val="008C540B"/>
    <w:rsid w:val="008C54C6"/>
    <w:rsid w:val="008C58AD"/>
    <w:rsid w:val="008C5D76"/>
    <w:rsid w:val="008C5FCF"/>
    <w:rsid w:val="008C6200"/>
    <w:rsid w:val="008C727F"/>
    <w:rsid w:val="008D09E0"/>
    <w:rsid w:val="008D0C01"/>
    <w:rsid w:val="008D1438"/>
    <w:rsid w:val="008D1500"/>
    <w:rsid w:val="008D16FE"/>
    <w:rsid w:val="008D1710"/>
    <w:rsid w:val="008D1E96"/>
    <w:rsid w:val="008D2098"/>
    <w:rsid w:val="008D235F"/>
    <w:rsid w:val="008D2630"/>
    <w:rsid w:val="008D2A3B"/>
    <w:rsid w:val="008D2A89"/>
    <w:rsid w:val="008D2C2F"/>
    <w:rsid w:val="008D2E17"/>
    <w:rsid w:val="008D2E66"/>
    <w:rsid w:val="008D2EB2"/>
    <w:rsid w:val="008D3054"/>
    <w:rsid w:val="008D31CB"/>
    <w:rsid w:val="008D335E"/>
    <w:rsid w:val="008D41F6"/>
    <w:rsid w:val="008D425A"/>
    <w:rsid w:val="008D46F9"/>
    <w:rsid w:val="008D4D23"/>
    <w:rsid w:val="008D5E7A"/>
    <w:rsid w:val="008D5F9A"/>
    <w:rsid w:val="008D6C02"/>
    <w:rsid w:val="008D6D75"/>
    <w:rsid w:val="008D72C1"/>
    <w:rsid w:val="008D7FAD"/>
    <w:rsid w:val="008E0654"/>
    <w:rsid w:val="008E190E"/>
    <w:rsid w:val="008E1C91"/>
    <w:rsid w:val="008E2127"/>
    <w:rsid w:val="008E21B9"/>
    <w:rsid w:val="008E4296"/>
    <w:rsid w:val="008E42DA"/>
    <w:rsid w:val="008E4AF1"/>
    <w:rsid w:val="008E4DE3"/>
    <w:rsid w:val="008E5023"/>
    <w:rsid w:val="008E5232"/>
    <w:rsid w:val="008E5375"/>
    <w:rsid w:val="008E5A08"/>
    <w:rsid w:val="008E5DBD"/>
    <w:rsid w:val="008E62A4"/>
    <w:rsid w:val="008E62F5"/>
    <w:rsid w:val="008E6654"/>
    <w:rsid w:val="008E6C96"/>
    <w:rsid w:val="008E710B"/>
    <w:rsid w:val="008E746C"/>
    <w:rsid w:val="008E74E2"/>
    <w:rsid w:val="008E7937"/>
    <w:rsid w:val="008E7EF9"/>
    <w:rsid w:val="008F012A"/>
    <w:rsid w:val="008F023D"/>
    <w:rsid w:val="008F0399"/>
    <w:rsid w:val="008F04D3"/>
    <w:rsid w:val="008F05C6"/>
    <w:rsid w:val="008F0ED4"/>
    <w:rsid w:val="008F153B"/>
    <w:rsid w:val="008F16D2"/>
    <w:rsid w:val="008F174A"/>
    <w:rsid w:val="008F1C98"/>
    <w:rsid w:val="008F1D34"/>
    <w:rsid w:val="008F1D80"/>
    <w:rsid w:val="008F238E"/>
    <w:rsid w:val="008F293A"/>
    <w:rsid w:val="008F2E76"/>
    <w:rsid w:val="008F30BD"/>
    <w:rsid w:val="008F4E8F"/>
    <w:rsid w:val="008F4F7E"/>
    <w:rsid w:val="008F5603"/>
    <w:rsid w:val="008F567C"/>
    <w:rsid w:val="008F5853"/>
    <w:rsid w:val="008F5EBB"/>
    <w:rsid w:val="008F614C"/>
    <w:rsid w:val="008F64D6"/>
    <w:rsid w:val="008F6D0F"/>
    <w:rsid w:val="008F70C1"/>
    <w:rsid w:val="008F7181"/>
    <w:rsid w:val="008F72FC"/>
    <w:rsid w:val="008F73BE"/>
    <w:rsid w:val="008F7726"/>
    <w:rsid w:val="008F77A4"/>
    <w:rsid w:val="008F7925"/>
    <w:rsid w:val="008F7AA0"/>
    <w:rsid w:val="008F7C7A"/>
    <w:rsid w:val="008F7D2D"/>
    <w:rsid w:val="00900327"/>
    <w:rsid w:val="009006D5"/>
    <w:rsid w:val="009008A4"/>
    <w:rsid w:val="009011E4"/>
    <w:rsid w:val="009011F6"/>
    <w:rsid w:val="009014C6"/>
    <w:rsid w:val="00901B4D"/>
    <w:rsid w:val="00902B85"/>
    <w:rsid w:val="0090332A"/>
    <w:rsid w:val="00903396"/>
    <w:rsid w:val="00903603"/>
    <w:rsid w:val="00903A38"/>
    <w:rsid w:val="00903F57"/>
    <w:rsid w:val="009042DD"/>
    <w:rsid w:val="00904E19"/>
    <w:rsid w:val="00904EB4"/>
    <w:rsid w:val="00904EBC"/>
    <w:rsid w:val="00905013"/>
    <w:rsid w:val="0090501F"/>
    <w:rsid w:val="009052E4"/>
    <w:rsid w:val="009053F8"/>
    <w:rsid w:val="00906996"/>
    <w:rsid w:val="00906B56"/>
    <w:rsid w:val="00906DA4"/>
    <w:rsid w:val="009076A7"/>
    <w:rsid w:val="00907995"/>
    <w:rsid w:val="00907DFF"/>
    <w:rsid w:val="00907E05"/>
    <w:rsid w:val="00910065"/>
    <w:rsid w:val="00910765"/>
    <w:rsid w:val="009113B1"/>
    <w:rsid w:val="009113BB"/>
    <w:rsid w:val="0091175E"/>
    <w:rsid w:val="00911A51"/>
    <w:rsid w:val="009120D7"/>
    <w:rsid w:val="00912E22"/>
    <w:rsid w:val="00912EEB"/>
    <w:rsid w:val="00913940"/>
    <w:rsid w:val="0091453F"/>
    <w:rsid w:val="009146B8"/>
    <w:rsid w:val="009147E5"/>
    <w:rsid w:val="009154DC"/>
    <w:rsid w:val="00915520"/>
    <w:rsid w:val="00915559"/>
    <w:rsid w:val="00915665"/>
    <w:rsid w:val="00915DC9"/>
    <w:rsid w:val="009165D0"/>
    <w:rsid w:val="00916BB9"/>
    <w:rsid w:val="00916DB3"/>
    <w:rsid w:val="0091728B"/>
    <w:rsid w:val="00920121"/>
    <w:rsid w:val="009205A5"/>
    <w:rsid w:val="009205B1"/>
    <w:rsid w:val="00920A81"/>
    <w:rsid w:val="00920ACE"/>
    <w:rsid w:val="00920D5F"/>
    <w:rsid w:val="00921F6D"/>
    <w:rsid w:val="009220BA"/>
    <w:rsid w:val="009223FA"/>
    <w:rsid w:val="009228C3"/>
    <w:rsid w:val="00922AF7"/>
    <w:rsid w:val="00922DD9"/>
    <w:rsid w:val="00923131"/>
    <w:rsid w:val="009235B2"/>
    <w:rsid w:val="00923E0E"/>
    <w:rsid w:val="00924A28"/>
    <w:rsid w:val="00924ACE"/>
    <w:rsid w:val="00924C78"/>
    <w:rsid w:val="00925134"/>
    <w:rsid w:val="00925760"/>
    <w:rsid w:val="00927170"/>
    <w:rsid w:val="0092718C"/>
    <w:rsid w:val="009274F4"/>
    <w:rsid w:val="00927B33"/>
    <w:rsid w:val="00930581"/>
    <w:rsid w:val="00930C7A"/>
    <w:rsid w:val="00930E6C"/>
    <w:rsid w:val="00930FD1"/>
    <w:rsid w:val="009319F5"/>
    <w:rsid w:val="00931E18"/>
    <w:rsid w:val="00931E70"/>
    <w:rsid w:val="00931FB5"/>
    <w:rsid w:val="00932E3F"/>
    <w:rsid w:val="00932E6D"/>
    <w:rsid w:val="00932F8A"/>
    <w:rsid w:val="00932FDD"/>
    <w:rsid w:val="00933016"/>
    <w:rsid w:val="0093316A"/>
    <w:rsid w:val="009332B7"/>
    <w:rsid w:val="00933588"/>
    <w:rsid w:val="00933766"/>
    <w:rsid w:val="00933A81"/>
    <w:rsid w:val="0093432C"/>
    <w:rsid w:val="00934567"/>
    <w:rsid w:val="00934762"/>
    <w:rsid w:val="00935C1C"/>
    <w:rsid w:val="00935C7B"/>
    <w:rsid w:val="00935CA5"/>
    <w:rsid w:val="00936498"/>
    <w:rsid w:val="00936B8E"/>
    <w:rsid w:val="00937040"/>
    <w:rsid w:val="009370B9"/>
    <w:rsid w:val="00937416"/>
    <w:rsid w:val="00937689"/>
    <w:rsid w:val="0093773B"/>
    <w:rsid w:val="009379A5"/>
    <w:rsid w:val="00937D3A"/>
    <w:rsid w:val="00937F7C"/>
    <w:rsid w:val="00940820"/>
    <w:rsid w:val="00940FD0"/>
    <w:rsid w:val="0094155E"/>
    <w:rsid w:val="00941561"/>
    <w:rsid w:val="009421F7"/>
    <w:rsid w:val="00942273"/>
    <w:rsid w:val="00942923"/>
    <w:rsid w:val="0094354A"/>
    <w:rsid w:val="00943822"/>
    <w:rsid w:val="00943A95"/>
    <w:rsid w:val="00943BB2"/>
    <w:rsid w:val="00943C4D"/>
    <w:rsid w:val="00944A4F"/>
    <w:rsid w:val="00945AFA"/>
    <w:rsid w:val="00945E94"/>
    <w:rsid w:val="009479EA"/>
    <w:rsid w:val="00947C2C"/>
    <w:rsid w:val="0095000A"/>
    <w:rsid w:val="00951525"/>
    <w:rsid w:val="0095197E"/>
    <w:rsid w:val="00952455"/>
    <w:rsid w:val="00952C76"/>
    <w:rsid w:val="00952E67"/>
    <w:rsid w:val="00952E79"/>
    <w:rsid w:val="00953764"/>
    <w:rsid w:val="00953BEF"/>
    <w:rsid w:val="00953DBF"/>
    <w:rsid w:val="00954245"/>
    <w:rsid w:val="009542A8"/>
    <w:rsid w:val="009544EB"/>
    <w:rsid w:val="0095481A"/>
    <w:rsid w:val="0095501B"/>
    <w:rsid w:val="00955B27"/>
    <w:rsid w:val="00955BE2"/>
    <w:rsid w:val="00956A78"/>
    <w:rsid w:val="0095767B"/>
    <w:rsid w:val="00957F8A"/>
    <w:rsid w:val="009600D9"/>
    <w:rsid w:val="00960AFC"/>
    <w:rsid w:val="0096103E"/>
    <w:rsid w:val="00961818"/>
    <w:rsid w:val="00961C67"/>
    <w:rsid w:val="00961E67"/>
    <w:rsid w:val="0096218E"/>
    <w:rsid w:val="00962308"/>
    <w:rsid w:val="0096249B"/>
    <w:rsid w:val="00962748"/>
    <w:rsid w:val="0096294A"/>
    <w:rsid w:val="00962F06"/>
    <w:rsid w:val="00963797"/>
    <w:rsid w:val="009641B7"/>
    <w:rsid w:val="009649FE"/>
    <w:rsid w:val="00965D41"/>
    <w:rsid w:val="00965DF4"/>
    <w:rsid w:val="009668AA"/>
    <w:rsid w:val="00966C0B"/>
    <w:rsid w:val="00966D09"/>
    <w:rsid w:val="00966EFF"/>
    <w:rsid w:val="00966F4C"/>
    <w:rsid w:val="00967130"/>
    <w:rsid w:val="009672B7"/>
    <w:rsid w:val="00967496"/>
    <w:rsid w:val="00967528"/>
    <w:rsid w:val="009677FF"/>
    <w:rsid w:val="00967CC7"/>
    <w:rsid w:val="0097026E"/>
    <w:rsid w:val="00970A6F"/>
    <w:rsid w:val="00970AFE"/>
    <w:rsid w:val="00970E8B"/>
    <w:rsid w:val="00970EE6"/>
    <w:rsid w:val="00970F89"/>
    <w:rsid w:val="00971B1C"/>
    <w:rsid w:val="00971F37"/>
    <w:rsid w:val="0097221F"/>
    <w:rsid w:val="009722A7"/>
    <w:rsid w:val="009723BB"/>
    <w:rsid w:val="009726D2"/>
    <w:rsid w:val="00972718"/>
    <w:rsid w:val="009728D7"/>
    <w:rsid w:val="00972B16"/>
    <w:rsid w:val="0097381E"/>
    <w:rsid w:val="00974958"/>
    <w:rsid w:val="00975323"/>
    <w:rsid w:val="009754E0"/>
    <w:rsid w:val="0097572C"/>
    <w:rsid w:val="00975755"/>
    <w:rsid w:val="00975877"/>
    <w:rsid w:val="009758D1"/>
    <w:rsid w:val="00975CC4"/>
    <w:rsid w:val="0097665F"/>
    <w:rsid w:val="009773D6"/>
    <w:rsid w:val="0097790D"/>
    <w:rsid w:val="00977C24"/>
    <w:rsid w:val="009806C1"/>
    <w:rsid w:val="00980DDE"/>
    <w:rsid w:val="00981490"/>
    <w:rsid w:val="0098153C"/>
    <w:rsid w:val="009818B9"/>
    <w:rsid w:val="00981E07"/>
    <w:rsid w:val="00982073"/>
    <w:rsid w:val="00982206"/>
    <w:rsid w:val="00982461"/>
    <w:rsid w:val="009827F1"/>
    <w:rsid w:val="009828D0"/>
    <w:rsid w:val="00982D20"/>
    <w:rsid w:val="00982F79"/>
    <w:rsid w:val="00983325"/>
    <w:rsid w:val="00983EC4"/>
    <w:rsid w:val="00983F2C"/>
    <w:rsid w:val="00984051"/>
    <w:rsid w:val="0098428E"/>
    <w:rsid w:val="00984B92"/>
    <w:rsid w:val="00984E85"/>
    <w:rsid w:val="00985635"/>
    <w:rsid w:val="0098564B"/>
    <w:rsid w:val="009857AA"/>
    <w:rsid w:val="00985883"/>
    <w:rsid w:val="00985F6A"/>
    <w:rsid w:val="00986345"/>
    <w:rsid w:val="009863B9"/>
    <w:rsid w:val="009865EE"/>
    <w:rsid w:val="00986708"/>
    <w:rsid w:val="009868C2"/>
    <w:rsid w:val="00986F8C"/>
    <w:rsid w:val="00987582"/>
    <w:rsid w:val="009875F9"/>
    <w:rsid w:val="00987BEB"/>
    <w:rsid w:val="009905C3"/>
    <w:rsid w:val="009909AD"/>
    <w:rsid w:val="009913ED"/>
    <w:rsid w:val="009921F3"/>
    <w:rsid w:val="0099293A"/>
    <w:rsid w:val="00992CA4"/>
    <w:rsid w:val="00992FDE"/>
    <w:rsid w:val="00993158"/>
    <w:rsid w:val="00993403"/>
    <w:rsid w:val="0099352D"/>
    <w:rsid w:val="009935DF"/>
    <w:rsid w:val="0099411B"/>
    <w:rsid w:val="00994126"/>
    <w:rsid w:val="00994309"/>
    <w:rsid w:val="00994CFC"/>
    <w:rsid w:val="009951A9"/>
    <w:rsid w:val="00995413"/>
    <w:rsid w:val="009959CB"/>
    <w:rsid w:val="00995FDF"/>
    <w:rsid w:val="009960B6"/>
    <w:rsid w:val="00996496"/>
    <w:rsid w:val="009966A9"/>
    <w:rsid w:val="009968BD"/>
    <w:rsid w:val="00996F17"/>
    <w:rsid w:val="0099714C"/>
    <w:rsid w:val="009976EE"/>
    <w:rsid w:val="0099784E"/>
    <w:rsid w:val="009979C9"/>
    <w:rsid w:val="009A03F2"/>
    <w:rsid w:val="009A05D9"/>
    <w:rsid w:val="009A0772"/>
    <w:rsid w:val="009A0B07"/>
    <w:rsid w:val="009A0B65"/>
    <w:rsid w:val="009A0E31"/>
    <w:rsid w:val="009A104C"/>
    <w:rsid w:val="009A11B4"/>
    <w:rsid w:val="009A1224"/>
    <w:rsid w:val="009A147D"/>
    <w:rsid w:val="009A1A65"/>
    <w:rsid w:val="009A1C8B"/>
    <w:rsid w:val="009A1ED1"/>
    <w:rsid w:val="009A1EF9"/>
    <w:rsid w:val="009A22CF"/>
    <w:rsid w:val="009A240E"/>
    <w:rsid w:val="009A2921"/>
    <w:rsid w:val="009A2BD5"/>
    <w:rsid w:val="009A2BD9"/>
    <w:rsid w:val="009A2C98"/>
    <w:rsid w:val="009A3060"/>
    <w:rsid w:val="009A3246"/>
    <w:rsid w:val="009A3DDF"/>
    <w:rsid w:val="009A40D2"/>
    <w:rsid w:val="009A479A"/>
    <w:rsid w:val="009A4DEB"/>
    <w:rsid w:val="009A5513"/>
    <w:rsid w:val="009A581C"/>
    <w:rsid w:val="009A5D4A"/>
    <w:rsid w:val="009A6355"/>
    <w:rsid w:val="009A652C"/>
    <w:rsid w:val="009A656A"/>
    <w:rsid w:val="009A771F"/>
    <w:rsid w:val="009A7833"/>
    <w:rsid w:val="009A789C"/>
    <w:rsid w:val="009A7F72"/>
    <w:rsid w:val="009B0387"/>
    <w:rsid w:val="009B0525"/>
    <w:rsid w:val="009B07A6"/>
    <w:rsid w:val="009B10F0"/>
    <w:rsid w:val="009B1310"/>
    <w:rsid w:val="009B178B"/>
    <w:rsid w:val="009B1D20"/>
    <w:rsid w:val="009B2039"/>
    <w:rsid w:val="009B253E"/>
    <w:rsid w:val="009B32BE"/>
    <w:rsid w:val="009B443E"/>
    <w:rsid w:val="009B4C81"/>
    <w:rsid w:val="009B56E4"/>
    <w:rsid w:val="009B570A"/>
    <w:rsid w:val="009B57B7"/>
    <w:rsid w:val="009B6610"/>
    <w:rsid w:val="009B6752"/>
    <w:rsid w:val="009B695C"/>
    <w:rsid w:val="009B6AA2"/>
    <w:rsid w:val="009B7451"/>
    <w:rsid w:val="009B7C0C"/>
    <w:rsid w:val="009C0566"/>
    <w:rsid w:val="009C08BC"/>
    <w:rsid w:val="009C0DE8"/>
    <w:rsid w:val="009C104F"/>
    <w:rsid w:val="009C10C5"/>
    <w:rsid w:val="009C1130"/>
    <w:rsid w:val="009C1C7F"/>
    <w:rsid w:val="009C1E41"/>
    <w:rsid w:val="009C2134"/>
    <w:rsid w:val="009C35F3"/>
    <w:rsid w:val="009C382D"/>
    <w:rsid w:val="009C3A11"/>
    <w:rsid w:val="009C3AC1"/>
    <w:rsid w:val="009C42E2"/>
    <w:rsid w:val="009C464E"/>
    <w:rsid w:val="009C49C1"/>
    <w:rsid w:val="009C4D28"/>
    <w:rsid w:val="009C4FE1"/>
    <w:rsid w:val="009C5256"/>
    <w:rsid w:val="009C53A5"/>
    <w:rsid w:val="009C58FF"/>
    <w:rsid w:val="009C6222"/>
    <w:rsid w:val="009C69DD"/>
    <w:rsid w:val="009C6A93"/>
    <w:rsid w:val="009C6B8B"/>
    <w:rsid w:val="009C6EE3"/>
    <w:rsid w:val="009C7389"/>
    <w:rsid w:val="009C7FC7"/>
    <w:rsid w:val="009D0069"/>
    <w:rsid w:val="009D0337"/>
    <w:rsid w:val="009D0551"/>
    <w:rsid w:val="009D16B8"/>
    <w:rsid w:val="009D20BB"/>
    <w:rsid w:val="009D20F0"/>
    <w:rsid w:val="009D23A7"/>
    <w:rsid w:val="009D326C"/>
    <w:rsid w:val="009D4BFA"/>
    <w:rsid w:val="009D50F0"/>
    <w:rsid w:val="009D5921"/>
    <w:rsid w:val="009D5E11"/>
    <w:rsid w:val="009D6635"/>
    <w:rsid w:val="009D679D"/>
    <w:rsid w:val="009D689B"/>
    <w:rsid w:val="009D6ABE"/>
    <w:rsid w:val="009D6AD0"/>
    <w:rsid w:val="009D7070"/>
    <w:rsid w:val="009D7574"/>
    <w:rsid w:val="009D7C4B"/>
    <w:rsid w:val="009D7C8B"/>
    <w:rsid w:val="009D7F17"/>
    <w:rsid w:val="009E02C5"/>
    <w:rsid w:val="009E02E2"/>
    <w:rsid w:val="009E08DC"/>
    <w:rsid w:val="009E111E"/>
    <w:rsid w:val="009E1731"/>
    <w:rsid w:val="009E21F9"/>
    <w:rsid w:val="009E2A18"/>
    <w:rsid w:val="009E39F2"/>
    <w:rsid w:val="009E56BC"/>
    <w:rsid w:val="009E59DF"/>
    <w:rsid w:val="009E5ED7"/>
    <w:rsid w:val="009E6124"/>
    <w:rsid w:val="009E6280"/>
    <w:rsid w:val="009E65F2"/>
    <w:rsid w:val="009E756F"/>
    <w:rsid w:val="009E770D"/>
    <w:rsid w:val="009E7779"/>
    <w:rsid w:val="009E7882"/>
    <w:rsid w:val="009E7FED"/>
    <w:rsid w:val="009F0223"/>
    <w:rsid w:val="009F0446"/>
    <w:rsid w:val="009F0B22"/>
    <w:rsid w:val="009F0B6F"/>
    <w:rsid w:val="009F128D"/>
    <w:rsid w:val="009F131D"/>
    <w:rsid w:val="009F1862"/>
    <w:rsid w:val="009F2AF7"/>
    <w:rsid w:val="009F399B"/>
    <w:rsid w:val="009F416E"/>
    <w:rsid w:val="009F4777"/>
    <w:rsid w:val="009F4B00"/>
    <w:rsid w:val="009F56B4"/>
    <w:rsid w:val="009F59A5"/>
    <w:rsid w:val="009F5C55"/>
    <w:rsid w:val="009F6334"/>
    <w:rsid w:val="009F6DAA"/>
    <w:rsid w:val="009F6E33"/>
    <w:rsid w:val="009F71BB"/>
    <w:rsid w:val="009F736F"/>
    <w:rsid w:val="009F7491"/>
    <w:rsid w:val="009F7AE0"/>
    <w:rsid w:val="00A0001D"/>
    <w:rsid w:val="00A003DD"/>
    <w:rsid w:val="00A00E42"/>
    <w:rsid w:val="00A014AF"/>
    <w:rsid w:val="00A0226A"/>
    <w:rsid w:val="00A02687"/>
    <w:rsid w:val="00A02703"/>
    <w:rsid w:val="00A02A6F"/>
    <w:rsid w:val="00A02B7C"/>
    <w:rsid w:val="00A02D27"/>
    <w:rsid w:val="00A0381F"/>
    <w:rsid w:val="00A039BC"/>
    <w:rsid w:val="00A03A26"/>
    <w:rsid w:val="00A03C6A"/>
    <w:rsid w:val="00A03C9F"/>
    <w:rsid w:val="00A03FD1"/>
    <w:rsid w:val="00A04185"/>
    <w:rsid w:val="00A047E0"/>
    <w:rsid w:val="00A049AA"/>
    <w:rsid w:val="00A05146"/>
    <w:rsid w:val="00A05796"/>
    <w:rsid w:val="00A05930"/>
    <w:rsid w:val="00A05F7F"/>
    <w:rsid w:val="00A0666A"/>
    <w:rsid w:val="00A06685"/>
    <w:rsid w:val="00A06784"/>
    <w:rsid w:val="00A06DEE"/>
    <w:rsid w:val="00A105A5"/>
    <w:rsid w:val="00A107AA"/>
    <w:rsid w:val="00A1120D"/>
    <w:rsid w:val="00A118D5"/>
    <w:rsid w:val="00A12150"/>
    <w:rsid w:val="00A12790"/>
    <w:rsid w:val="00A128C3"/>
    <w:rsid w:val="00A12F5C"/>
    <w:rsid w:val="00A1362A"/>
    <w:rsid w:val="00A13EBE"/>
    <w:rsid w:val="00A14260"/>
    <w:rsid w:val="00A144D6"/>
    <w:rsid w:val="00A14624"/>
    <w:rsid w:val="00A14749"/>
    <w:rsid w:val="00A149B3"/>
    <w:rsid w:val="00A149D8"/>
    <w:rsid w:val="00A15F02"/>
    <w:rsid w:val="00A1635A"/>
    <w:rsid w:val="00A16D24"/>
    <w:rsid w:val="00A1720E"/>
    <w:rsid w:val="00A1750D"/>
    <w:rsid w:val="00A176FB"/>
    <w:rsid w:val="00A208C2"/>
    <w:rsid w:val="00A20913"/>
    <w:rsid w:val="00A21D93"/>
    <w:rsid w:val="00A21D9A"/>
    <w:rsid w:val="00A2287E"/>
    <w:rsid w:val="00A22C2D"/>
    <w:rsid w:val="00A22C9D"/>
    <w:rsid w:val="00A22CE9"/>
    <w:rsid w:val="00A2351E"/>
    <w:rsid w:val="00A23AAF"/>
    <w:rsid w:val="00A23D34"/>
    <w:rsid w:val="00A24210"/>
    <w:rsid w:val="00A24FD6"/>
    <w:rsid w:val="00A25C9A"/>
    <w:rsid w:val="00A25FAB"/>
    <w:rsid w:val="00A26B04"/>
    <w:rsid w:val="00A26E85"/>
    <w:rsid w:val="00A27033"/>
    <w:rsid w:val="00A2727C"/>
    <w:rsid w:val="00A27773"/>
    <w:rsid w:val="00A2779C"/>
    <w:rsid w:val="00A27A1C"/>
    <w:rsid w:val="00A27F74"/>
    <w:rsid w:val="00A30302"/>
    <w:rsid w:val="00A30466"/>
    <w:rsid w:val="00A315E1"/>
    <w:rsid w:val="00A31649"/>
    <w:rsid w:val="00A31EEC"/>
    <w:rsid w:val="00A31F79"/>
    <w:rsid w:val="00A322ED"/>
    <w:rsid w:val="00A3233F"/>
    <w:rsid w:val="00A327FE"/>
    <w:rsid w:val="00A32FC4"/>
    <w:rsid w:val="00A3337F"/>
    <w:rsid w:val="00A33991"/>
    <w:rsid w:val="00A33B69"/>
    <w:rsid w:val="00A33BD1"/>
    <w:rsid w:val="00A35379"/>
    <w:rsid w:val="00A355C6"/>
    <w:rsid w:val="00A35740"/>
    <w:rsid w:val="00A35972"/>
    <w:rsid w:val="00A35CDD"/>
    <w:rsid w:val="00A36B63"/>
    <w:rsid w:val="00A372A0"/>
    <w:rsid w:val="00A37428"/>
    <w:rsid w:val="00A40983"/>
    <w:rsid w:val="00A40C2C"/>
    <w:rsid w:val="00A40CBD"/>
    <w:rsid w:val="00A418FD"/>
    <w:rsid w:val="00A422BC"/>
    <w:rsid w:val="00A4257E"/>
    <w:rsid w:val="00A42BD6"/>
    <w:rsid w:val="00A42FC7"/>
    <w:rsid w:val="00A44BD6"/>
    <w:rsid w:val="00A45EDE"/>
    <w:rsid w:val="00A4691B"/>
    <w:rsid w:val="00A46EA5"/>
    <w:rsid w:val="00A47218"/>
    <w:rsid w:val="00A47941"/>
    <w:rsid w:val="00A47B53"/>
    <w:rsid w:val="00A47EA4"/>
    <w:rsid w:val="00A50143"/>
    <w:rsid w:val="00A50297"/>
    <w:rsid w:val="00A50829"/>
    <w:rsid w:val="00A50E42"/>
    <w:rsid w:val="00A51829"/>
    <w:rsid w:val="00A518F1"/>
    <w:rsid w:val="00A53381"/>
    <w:rsid w:val="00A539DE"/>
    <w:rsid w:val="00A53A3C"/>
    <w:rsid w:val="00A54013"/>
    <w:rsid w:val="00A54777"/>
    <w:rsid w:val="00A549EC"/>
    <w:rsid w:val="00A549F3"/>
    <w:rsid w:val="00A54AB0"/>
    <w:rsid w:val="00A557E3"/>
    <w:rsid w:val="00A56761"/>
    <w:rsid w:val="00A56AD5"/>
    <w:rsid w:val="00A57443"/>
    <w:rsid w:val="00A57736"/>
    <w:rsid w:val="00A578F9"/>
    <w:rsid w:val="00A60274"/>
    <w:rsid w:val="00A60667"/>
    <w:rsid w:val="00A609ED"/>
    <w:rsid w:val="00A60C93"/>
    <w:rsid w:val="00A60EE3"/>
    <w:rsid w:val="00A61293"/>
    <w:rsid w:val="00A614AB"/>
    <w:rsid w:val="00A61677"/>
    <w:rsid w:val="00A6167C"/>
    <w:rsid w:val="00A6173D"/>
    <w:rsid w:val="00A61F8A"/>
    <w:rsid w:val="00A62267"/>
    <w:rsid w:val="00A6267F"/>
    <w:rsid w:val="00A6282C"/>
    <w:rsid w:val="00A62A51"/>
    <w:rsid w:val="00A62D9A"/>
    <w:rsid w:val="00A62E53"/>
    <w:rsid w:val="00A62F6E"/>
    <w:rsid w:val="00A6330F"/>
    <w:rsid w:val="00A63523"/>
    <w:rsid w:val="00A63B10"/>
    <w:rsid w:val="00A63DC3"/>
    <w:rsid w:val="00A6462F"/>
    <w:rsid w:val="00A651AF"/>
    <w:rsid w:val="00A65564"/>
    <w:rsid w:val="00A65703"/>
    <w:rsid w:val="00A658D5"/>
    <w:rsid w:val="00A6657B"/>
    <w:rsid w:val="00A6661B"/>
    <w:rsid w:val="00A66CA3"/>
    <w:rsid w:val="00A6726C"/>
    <w:rsid w:val="00A672B1"/>
    <w:rsid w:val="00A67BB8"/>
    <w:rsid w:val="00A67CB0"/>
    <w:rsid w:val="00A67F8B"/>
    <w:rsid w:val="00A706D9"/>
    <w:rsid w:val="00A7079E"/>
    <w:rsid w:val="00A70AE0"/>
    <w:rsid w:val="00A71168"/>
    <w:rsid w:val="00A7199D"/>
    <w:rsid w:val="00A71F25"/>
    <w:rsid w:val="00A72020"/>
    <w:rsid w:val="00A72370"/>
    <w:rsid w:val="00A72476"/>
    <w:rsid w:val="00A7291F"/>
    <w:rsid w:val="00A72B59"/>
    <w:rsid w:val="00A72C41"/>
    <w:rsid w:val="00A72D92"/>
    <w:rsid w:val="00A737E9"/>
    <w:rsid w:val="00A74400"/>
    <w:rsid w:val="00A74F2B"/>
    <w:rsid w:val="00A75846"/>
    <w:rsid w:val="00A75A2F"/>
    <w:rsid w:val="00A75A7B"/>
    <w:rsid w:val="00A75C7F"/>
    <w:rsid w:val="00A76B71"/>
    <w:rsid w:val="00A77269"/>
    <w:rsid w:val="00A772C3"/>
    <w:rsid w:val="00A80182"/>
    <w:rsid w:val="00A804ED"/>
    <w:rsid w:val="00A806D5"/>
    <w:rsid w:val="00A81267"/>
    <w:rsid w:val="00A81566"/>
    <w:rsid w:val="00A816BD"/>
    <w:rsid w:val="00A81D2A"/>
    <w:rsid w:val="00A81E62"/>
    <w:rsid w:val="00A826E2"/>
    <w:rsid w:val="00A82ED1"/>
    <w:rsid w:val="00A83812"/>
    <w:rsid w:val="00A838B0"/>
    <w:rsid w:val="00A843E5"/>
    <w:rsid w:val="00A845A5"/>
    <w:rsid w:val="00A8499C"/>
    <w:rsid w:val="00A84CFF"/>
    <w:rsid w:val="00A84DF9"/>
    <w:rsid w:val="00A8521E"/>
    <w:rsid w:val="00A855D1"/>
    <w:rsid w:val="00A858CA"/>
    <w:rsid w:val="00A85900"/>
    <w:rsid w:val="00A85CA3"/>
    <w:rsid w:val="00A8669E"/>
    <w:rsid w:val="00A873F8"/>
    <w:rsid w:val="00A8784D"/>
    <w:rsid w:val="00A87ACE"/>
    <w:rsid w:val="00A87BF3"/>
    <w:rsid w:val="00A87C5D"/>
    <w:rsid w:val="00A87CC9"/>
    <w:rsid w:val="00A87CE1"/>
    <w:rsid w:val="00A90297"/>
    <w:rsid w:val="00A90555"/>
    <w:rsid w:val="00A90C4A"/>
    <w:rsid w:val="00A91C66"/>
    <w:rsid w:val="00A92600"/>
    <w:rsid w:val="00A92AA7"/>
    <w:rsid w:val="00A92ADA"/>
    <w:rsid w:val="00A92BAB"/>
    <w:rsid w:val="00A92BD8"/>
    <w:rsid w:val="00A93376"/>
    <w:rsid w:val="00A93E30"/>
    <w:rsid w:val="00A94031"/>
    <w:rsid w:val="00A941AF"/>
    <w:rsid w:val="00A942B3"/>
    <w:rsid w:val="00A94490"/>
    <w:rsid w:val="00A9508C"/>
    <w:rsid w:val="00A951BF"/>
    <w:rsid w:val="00A95569"/>
    <w:rsid w:val="00A96262"/>
    <w:rsid w:val="00A965CC"/>
    <w:rsid w:val="00A96DF5"/>
    <w:rsid w:val="00A97096"/>
    <w:rsid w:val="00A97161"/>
    <w:rsid w:val="00A97449"/>
    <w:rsid w:val="00A975D1"/>
    <w:rsid w:val="00A9770D"/>
    <w:rsid w:val="00AA01E3"/>
    <w:rsid w:val="00AA03EC"/>
    <w:rsid w:val="00AA15B5"/>
    <w:rsid w:val="00AA1959"/>
    <w:rsid w:val="00AA1AE9"/>
    <w:rsid w:val="00AA274B"/>
    <w:rsid w:val="00AA2B67"/>
    <w:rsid w:val="00AA3088"/>
    <w:rsid w:val="00AA3148"/>
    <w:rsid w:val="00AA3200"/>
    <w:rsid w:val="00AA32DA"/>
    <w:rsid w:val="00AA380A"/>
    <w:rsid w:val="00AA394D"/>
    <w:rsid w:val="00AA39BF"/>
    <w:rsid w:val="00AA42F7"/>
    <w:rsid w:val="00AA46B2"/>
    <w:rsid w:val="00AA49D1"/>
    <w:rsid w:val="00AA4A74"/>
    <w:rsid w:val="00AA4C86"/>
    <w:rsid w:val="00AA4D4A"/>
    <w:rsid w:val="00AA4E88"/>
    <w:rsid w:val="00AA4F61"/>
    <w:rsid w:val="00AA5A19"/>
    <w:rsid w:val="00AA5B7D"/>
    <w:rsid w:val="00AA5C58"/>
    <w:rsid w:val="00AA6274"/>
    <w:rsid w:val="00AA65FC"/>
    <w:rsid w:val="00AA75FC"/>
    <w:rsid w:val="00AA7A9F"/>
    <w:rsid w:val="00AA7C85"/>
    <w:rsid w:val="00AB0126"/>
    <w:rsid w:val="00AB0992"/>
    <w:rsid w:val="00AB0BD6"/>
    <w:rsid w:val="00AB0BD9"/>
    <w:rsid w:val="00AB0D1F"/>
    <w:rsid w:val="00AB140B"/>
    <w:rsid w:val="00AB1F77"/>
    <w:rsid w:val="00AB3322"/>
    <w:rsid w:val="00AB36E6"/>
    <w:rsid w:val="00AB3E42"/>
    <w:rsid w:val="00AB3F3C"/>
    <w:rsid w:val="00AB4C0A"/>
    <w:rsid w:val="00AB503C"/>
    <w:rsid w:val="00AB5A0E"/>
    <w:rsid w:val="00AB5E8B"/>
    <w:rsid w:val="00AB6749"/>
    <w:rsid w:val="00AB6F63"/>
    <w:rsid w:val="00AC05AD"/>
    <w:rsid w:val="00AC0A1D"/>
    <w:rsid w:val="00AC158C"/>
    <w:rsid w:val="00AC1E0F"/>
    <w:rsid w:val="00AC2332"/>
    <w:rsid w:val="00AC23FD"/>
    <w:rsid w:val="00AC28B2"/>
    <w:rsid w:val="00AC301F"/>
    <w:rsid w:val="00AC33A1"/>
    <w:rsid w:val="00AC3D05"/>
    <w:rsid w:val="00AC43B9"/>
    <w:rsid w:val="00AC43C1"/>
    <w:rsid w:val="00AC4CEB"/>
    <w:rsid w:val="00AC5F53"/>
    <w:rsid w:val="00AC6983"/>
    <w:rsid w:val="00AC6D6A"/>
    <w:rsid w:val="00AC6FEC"/>
    <w:rsid w:val="00AD0EA6"/>
    <w:rsid w:val="00AD1267"/>
    <w:rsid w:val="00AD15A2"/>
    <w:rsid w:val="00AD16EE"/>
    <w:rsid w:val="00AD1A88"/>
    <w:rsid w:val="00AD1D88"/>
    <w:rsid w:val="00AD1DE1"/>
    <w:rsid w:val="00AD21E2"/>
    <w:rsid w:val="00AD24F5"/>
    <w:rsid w:val="00AD291A"/>
    <w:rsid w:val="00AD2C1A"/>
    <w:rsid w:val="00AD3426"/>
    <w:rsid w:val="00AD3528"/>
    <w:rsid w:val="00AD38FE"/>
    <w:rsid w:val="00AD47C1"/>
    <w:rsid w:val="00AD48B5"/>
    <w:rsid w:val="00AD49AD"/>
    <w:rsid w:val="00AD4D37"/>
    <w:rsid w:val="00AD51A3"/>
    <w:rsid w:val="00AD60D9"/>
    <w:rsid w:val="00AD616D"/>
    <w:rsid w:val="00AD68E2"/>
    <w:rsid w:val="00AD6CCC"/>
    <w:rsid w:val="00AD6D1F"/>
    <w:rsid w:val="00AD6DFE"/>
    <w:rsid w:val="00AD735E"/>
    <w:rsid w:val="00AD76C0"/>
    <w:rsid w:val="00ADA2FE"/>
    <w:rsid w:val="00AE076E"/>
    <w:rsid w:val="00AE0C63"/>
    <w:rsid w:val="00AE0CA6"/>
    <w:rsid w:val="00AE0CFC"/>
    <w:rsid w:val="00AE1222"/>
    <w:rsid w:val="00AE154A"/>
    <w:rsid w:val="00AE15C0"/>
    <w:rsid w:val="00AE17D9"/>
    <w:rsid w:val="00AE211E"/>
    <w:rsid w:val="00AE2445"/>
    <w:rsid w:val="00AE2E35"/>
    <w:rsid w:val="00AE34ED"/>
    <w:rsid w:val="00AE3CD4"/>
    <w:rsid w:val="00AE4494"/>
    <w:rsid w:val="00AE490C"/>
    <w:rsid w:val="00AE4B8A"/>
    <w:rsid w:val="00AE5068"/>
    <w:rsid w:val="00AE518F"/>
    <w:rsid w:val="00AE521A"/>
    <w:rsid w:val="00AE5277"/>
    <w:rsid w:val="00AE55F1"/>
    <w:rsid w:val="00AE63FB"/>
    <w:rsid w:val="00AE6532"/>
    <w:rsid w:val="00AE6902"/>
    <w:rsid w:val="00AE7418"/>
    <w:rsid w:val="00AE7AD2"/>
    <w:rsid w:val="00AE7E84"/>
    <w:rsid w:val="00AF0616"/>
    <w:rsid w:val="00AF12A8"/>
    <w:rsid w:val="00AF13DE"/>
    <w:rsid w:val="00AF1A7E"/>
    <w:rsid w:val="00AF289B"/>
    <w:rsid w:val="00AF3033"/>
    <w:rsid w:val="00AF32C0"/>
    <w:rsid w:val="00AF3FE7"/>
    <w:rsid w:val="00AF41AD"/>
    <w:rsid w:val="00AF4370"/>
    <w:rsid w:val="00AF441B"/>
    <w:rsid w:val="00AF4502"/>
    <w:rsid w:val="00AF4E7B"/>
    <w:rsid w:val="00AF4F53"/>
    <w:rsid w:val="00AF4F85"/>
    <w:rsid w:val="00AF5BE6"/>
    <w:rsid w:val="00AF5C56"/>
    <w:rsid w:val="00AF6961"/>
    <w:rsid w:val="00AF69E2"/>
    <w:rsid w:val="00AF6D91"/>
    <w:rsid w:val="00AF7437"/>
    <w:rsid w:val="00AF792F"/>
    <w:rsid w:val="00AF7B18"/>
    <w:rsid w:val="00B00A4C"/>
    <w:rsid w:val="00B00D11"/>
    <w:rsid w:val="00B00EFA"/>
    <w:rsid w:val="00B01EC8"/>
    <w:rsid w:val="00B03519"/>
    <w:rsid w:val="00B0389E"/>
    <w:rsid w:val="00B03A57"/>
    <w:rsid w:val="00B03FE6"/>
    <w:rsid w:val="00B041F0"/>
    <w:rsid w:val="00B043DC"/>
    <w:rsid w:val="00B0460A"/>
    <w:rsid w:val="00B05982"/>
    <w:rsid w:val="00B059F5"/>
    <w:rsid w:val="00B05A19"/>
    <w:rsid w:val="00B05B9B"/>
    <w:rsid w:val="00B063AA"/>
    <w:rsid w:val="00B06C51"/>
    <w:rsid w:val="00B06FED"/>
    <w:rsid w:val="00B071E6"/>
    <w:rsid w:val="00B072EB"/>
    <w:rsid w:val="00B07ABB"/>
    <w:rsid w:val="00B10054"/>
    <w:rsid w:val="00B1037F"/>
    <w:rsid w:val="00B10426"/>
    <w:rsid w:val="00B10BAF"/>
    <w:rsid w:val="00B10EE6"/>
    <w:rsid w:val="00B10F81"/>
    <w:rsid w:val="00B116EF"/>
    <w:rsid w:val="00B11B37"/>
    <w:rsid w:val="00B11BA1"/>
    <w:rsid w:val="00B11FC2"/>
    <w:rsid w:val="00B12E4D"/>
    <w:rsid w:val="00B130E5"/>
    <w:rsid w:val="00B1353B"/>
    <w:rsid w:val="00B13945"/>
    <w:rsid w:val="00B13D28"/>
    <w:rsid w:val="00B13E05"/>
    <w:rsid w:val="00B13EF4"/>
    <w:rsid w:val="00B140F9"/>
    <w:rsid w:val="00B14D14"/>
    <w:rsid w:val="00B15F91"/>
    <w:rsid w:val="00B16009"/>
    <w:rsid w:val="00B1667F"/>
    <w:rsid w:val="00B16AD6"/>
    <w:rsid w:val="00B175B3"/>
    <w:rsid w:val="00B178BB"/>
    <w:rsid w:val="00B17CB0"/>
    <w:rsid w:val="00B205FD"/>
    <w:rsid w:val="00B20F0D"/>
    <w:rsid w:val="00B2103C"/>
    <w:rsid w:val="00B21BA2"/>
    <w:rsid w:val="00B2229E"/>
    <w:rsid w:val="00B223E6"/>
    <w:rsid w:val="00B22733"/>
    <w:rsid w:val="00B22B1D"/>
    <w:rsid w:val="00B22C8A"/>
    <w:rsid w:val="00B231D8"/>
    <w:rsid w:val="00B2339A"/>
    <w:rsid w:val="00B234A9"/>
    <w:rsid w:val="00B23629"/>
    <w:rsid w:val="00B23D74"/>
    <w:rsid w:val="00B23FC7"/>
    <w:rsid w:val="00B24C56"/>
    <w:rsid w:val="00B24D91"/>
    <w:rsid w:val="00B25042"/>
    <w:rsid w:val="00B25B5E"/>
    <w:rsid w:val="00B26E61"/>
    <w:rsid w:val="00B26FA6"/>
    <w:rsid w:val="00B30765"/>
    <w:rsid w:val="00B307BA"/>
    <w:rsid w:val="00B30A09"/>
    <w:rsid w:val="00B30D32"/>
    <w:rsid w:val="00B3135B"/>
    <w:rsid w:val="00B31667"/>
    <w:rsid w:val="00B31F1A"/>
    <w:rsid w:val="00B31FDD"/>
    <w:rsid w:val="00B3204F"/>
    <w:rsid w:val="00B321B1"/>
    <w:rsid w:val="00B328F9"/>
    <w:rsid w:val="00B33D49"/>
    <w:rsid w:val="00B33E29"/>
    <w:rsid w:val="00B34439"/>
    <w:rsid w:val="00B34478"/>
    <w:rsid w:val="00B3479E"/>
    <w:rsid w:val="00B34B2E"/>
    <w:rsid w:val="00B34C6D"/>
    <w:rsid w:val="00B34CD4"/>
    <w:rsid w:val="00B35666"/>
    <w:rsid w:val="00B35757"/>
    <w:rsid w:val="00B358B3"/>
    <w:rsid w:val="00B3594F"/>
    <w:rsid w:val="00B35C71"/>
    <w:rsid w:val="00B36384"/>
    <w:rsid w:val="00B36964"/>
    <w:rsid w:val="00B37127"/>
    <w:rsid w:val="00B37624"/>
    <w:rsid w:val="00B40244"/>
    <w:rsid w:val="00B4096C"/>
    <w:rsid w:val="00B40C59"/>
    <w:rsid w:val="00B4114A"/>
    <w:rsid w:val="00B412F4"/>
    <w:rsid w:val="00B41537"/>
    <w:rsid w:val="00B41929"/>
    <w:rsid w:val="00B41E78"/>
    <w:rsid w:val="00B42387"/>
    <w:rsid w:val="00B42D4B"/>
    <w:rsid w:val="00B42E2D"/>
    <w:rsid w:val="00B435C5"/>
    <w:rsid w:val="00B43A62"/>
    <w:rsid w:val="00B43FDC"/>
    <w:rsid w:val="00B44C4C"/>
    <w:rsid w:val="00B44F6C"/>
    <w:rsid w:val="00B453B6"/>
    <w:rsid w:val="00B466CF"/>
    <w:rsid w:val="00B46B12"/>
    <w:rsid w:val="00B46D60"/>
    <w:rsid w:val="00B47630"/>
    <w:rsid w:val="00B476A6"/>
    <w:rsid w:val="00B47887"/>
    <w:rsid w:val="00B47B1D"/>
    <w:rsid w:val="00B50D73"/>
    <w:rsid w:val="00B51742"/>
    <w:rsid w:val="00B518D3"/>
    <w:rsid w:val="00B51B7F"/>
    <w:rsid w:val="00B51B88"/>
    <w:rsid w:val="00B51C68"/>
    <w:rsid w:val="00B51DA2"/>
    <w:rsid w:val="00B52FD8"/>
    <w:rsid w:val="00B53041"/>
    <w:rsid w:val="00B5307C"/>
    <w:rsid w:val="00B53099"/>
    <w:rsid w:val="00B531C7"/>
    <w:rsid w:val="00B53867"/>
    <w:rsid w:val="00B5390A"/>
    <w:rsid w:val="00B53B67"/>
    <w:rsid w:val="00B53B9A"/>
    <w:rsid w:val="00B53DBF"/>
    <w:rsid w:val="00B53E47"/>
    <w:rsid w:val="00B5468B"/>
    <w:rsid w:val="00B548B8"/>
    <w:rsid w:val="00B54CD5"/>
    <w:rsid w:val="00B55819"/>
    <w:rsid w:val="00B55F2F"/>
    <w:rsid w:val="00B566CC"/>
    <w:rsid w:val="00B567D9"/>
    <w:rsid w:val="00B5698A"/>
    <w:rsid w:val="00B56A38"/>
    <w:rsid w:val="00B57624"/>
    <w:rsid w:val="00B57661"/>
    <w:rsid w:val="00B57765"/>
    <w:rsid w:val="00B57DC7"/>
    <w:rsid w:val="00B60452"/>
    <w:rsid w:val="00B626AA"/>
    <w:rsid w:val="00B6282C"/>
    <w:rsid w:val="00B629D3"/>
    <w:rsid w:val="00B634B6"/>
    <w:rsid w:val="00B63E47"/>
    <w:rsid w:val="00B63F4A"/>
    <w:rsid w:val="00B647AA"/>
    <w:rsid w:val="00B64B4B"/>
    <w:rsid w:val="00B65228"/>
    <w:rsid w:val="00B652AD"/>
    <w:rsid w:val="00B65D8B"/>
    <w:rsid w:val="00B662AF"/>
    <w:rsid w:val="00B6657C"/>
    <w:rsid w:val="00B66828"/>
    <w:rsid w:val="00B66B3E"/>
    <w:rsid w:val="00B66BF9"/>
    <w:rsid w:val="00B66FF2"/>
    <w:rsid w:val="00B675CC"/>
    <w:rsid w:val="00B67903"/>
    <w:rsid w:val="00B67BAB"/>
    <w:rsid w:val="00B67D0C"/>
    <w:rsid w:val="00B67DBA"/>
    <w:rsid w:val="00B70E03"/>
    <w:rsid w:val="00B70F22"/>
    <w:rsid w:val="00B7101F"/>
    <w:rsid w:val="00B718E1"/>
    <w:rsid w:val="00B718FD"/>
    <w:rsid w:val="00B72075"/>
    <w:rsid w:val="00B7233B"/>
    <w:rsid w:val="00B72AF9"/>
    <w:rsid w:val="00B730F1"/>
    <w:rsid w:val="00B73223"/>
    <w:rsid w:val="00B73C60"/>
    <w:rsid w:val="00B73EEF"/>
    <w:rsid w:val="00B7425D"/>
    <w:rsid w:val="00B74637"/>
    <w:rsid w:val="00B746F2"/>
    <w:rsid w:val="00B755B7"/>
    <w:rsid w:val="00B7589B"/>
    <w:rsid w:val="00B75D1E"/>
    <w:rsid w:val="00B76658"/>
    <w:rsid w:val="00B768B0"/>
    <w:rsid w:val="00B76F17"/>
    <w:rsid w:val="00B7733C"/>
    <w:rsid w:val="00B77606"/>
    <w:rsid w:val="00B77E8D"/>
    <w:rsid w:val="00B80855"/>
    <w:rsid w:val="00B8088C"/>
    <w:rsid w:val="00B80A15"/>
    <w:rsid w:val="00B81166"/>
    <w:rsid w:val="00B81625"/>
    <w:rsid w:val="00B821C7"/>
    <w:rsid w:val="00B82693"/>
    <w:rsid w:val="00B82909"/>
    <w:rsid w:val="00B82D33"/>
    <w:rsid w:val="00B8324A"/>
    <w:rsid w:val="00B83840"/>
    <w:rsid w:val="00B84823"/>
    <w:rsid w:val="00B84E20"/>
    <w:rsid w:val="00B8545D"/>
    <w:rsid w:val="00B85483"/>
    <w:rsid w:val="00B858E9"/>
    <w:rsid w:val="00B86144"/>
    <w:rsid w:val="00B862CF"/>
    <w:rsid w:val="00B86D31"/>
    <w:rsid w:val="00B86E71"/>
    <w:rsid w:val="00B873B3"/>
    <w:rsid w:val="00B874F7"/>
    <w:rsid w:val="00B87590"/>
    <w:rsid w:val="00B87737"/>
    <w:rsid w:val="00B878AE"/>
    <w:rsid w:val="00B90286"/>
    <w:rsid w:val="00B904AD"/>
    <w:rsid w:val="00B905BF"/>
    <w:rsid w:val="00B90E0E"/>
    <w:rsid w:val="00B913E3"/>
    <w:rsid w:val="00B91994"/>
    <w:rsid w:val="00B91F1C"/>
    <w:rsid w:val="00B92368"/>
    <w:rsid w:val="00B926A7"/>
    <w:rsid w:val="00B92760"/>
    <w:rsid w:val="00B92A80"/>
    <w:rsid w:val="00B92B6D"/>
    <w:rsid w:val="00B9367D"/>
    <w:rsid w:val="00B93897"/>
    <w:rsid w:val="00B93AAC"/>
    <w:rsid w:val="00B93F69"/>
    <w:rsid w:val="00B94012"/>
    <w:rsid w:val="00B94173"/>
    <w:rsid w:val="00B9474C"/>
    <w:rsid w:val="00B94F0E"/>
    <w:rsid w:val="00B94FD7"/>
    <w:rsid w:val="00B95A81"/>
    <w:rsid w:val="00B95F69"/>
    <w:rsid w:val="00B9637E"/>
    <w:rsid w:val="00B963D9"/>
    <w:rsid w:val="00B96436"/>
    <w:rsid w:val="00B96548"/>
    <w:rsid w:val="00B96C9B"/>
    <w:rsid w:val="00B972C2"/>
    <w:rsid w:val="00B97314"/>
    <w:rsid w:val="00B974D2"/>
    <w:rsid w:val="00B9788D"/>
    <w:rsid w:val="00BA0010"/>
    <w:rsid w:val="00BA0C84"/>
    <w:rsid w:val="00BA0F48"/>
    <w:rsid w:val="00BA1FF0"/>
    <w:rsid w:val="00BA21B5"/>
    <w:rsid w:val="00BA2433"/>
    <w:rsid w:val="00BA2EA0"/>
    <w:rsid w:val="00BA3072"/>
    <w:rsid w:val="00BA3D2A"/>
    <w:rsid w:val="00BA415D"/>
    <w:rsid w:val="00BA4364"/>
    <w:rsid w:val="00BA4CC6"/>
    <w:rsid w:val="00BA63E6"/>
    <w:rsid w:val="00BA6615"/>
    <w:rsid w:val="00BA6B79"/>
    <w:rsid w:val="00BA723D"/>
    <w:rsid w:val="00BA7C6E"/>
    <w:rsid w:val="00BA7E7B"/>
    <w:rsid w:val="00BA7F82"/>
    <w:rsid w:val="00BB004D"/>
    <w:rsid w:val="00BB0214"/>
    <w:rsid w:val="00BB0819"/>
    <w:rsid w:val="00BB0972"/>
    <w:rsid w:val="00BB09E7"/>
    <w:rsid w:val="00BB0AD2"/>
    <w:rsid w:val="00BB0E80"/>
    <w:rsid w:val="00BB1A01"/>
    <w:rsid w:val="00BB1FB8"/>
    <w:rsid w:val="00BB2588"/>
    <w:rsid w:val="00BB2AAC"/>
    <w:rsid w:val="00BB3107"/>
    <w:rsid w:val="00BB3C93"/>
    <w:rsid w:val="00BB3DF9"/>
    <w:rsid w:val="00BB4A92"/>
    <w:rsid w:val="00BB4C94"/>
    <w:rsid w:val="00BB4F1D"/>
    <w:rsid w:val="00BB56F0"/>
    <w:rsid w:val="00BB5BEB"/>
    <w:rsid w:val="00BB7FBF"/>
    <w:rsid w:val="00BC023E"/>
    <w:rsid w:val="00BC060D"/>
    <w:rsid w:val="00BC0DF0"/>
    <w:rsid w:val="00BC19E5"/>
    <w:rsid w:val="00BC21B8"/>
    <w:rsid w:val="00BC23B0"/>
    <w:rsid w:val="00BC2476"/>
    <w:rsid w:val="00BC29DD"/>
    <w:rsid w:val="00BC2EB3"/>
    <w:rsid w:val="00BC2ED7"/>
    <w:rsid w:val="00BC2F91"/>
    <w:rsid w:val="00BC33AC"/>
    <w:rsid w:val="00BC33D7"/>
    <w:rsid w:val="00BC371E"/>
    <w:rsid w:val="00BC384A"/>
    <w:rsid w:val="00BC38DB"/>
    <w:rsid w:val="00BC3B11"/>
    <w:rsid w:val="00BC3EA3"/>
    <w:rsid w:val="00BC42CE"/>
    <w:rsid w:val="00BC48B5"/>
    <w:rsid w:val="00BC5542"/>
    <w:rsid w:val="00BC5660"/>
    <w:rsid w:val="00BC5B29"/>
    <w:rsid w:val="00BC6157"/>
    <w:rsid w:val="00BC7736"/>
    <w:rsid w:val="00BC7EBC"/>
    <w:rsid w:val="00BD0098"/>
    <w:rsid w:val="00BD0715"/>
    <w:rsid w:val="00BD1266"/>
    <w:rsid w:val="00BD241F"/>
    <w:rsid w:val="00BD300A"/>
    <w:rsid w:val="00BD3090"/>
    <w:rsid w:val="00BD33B3"/>
    <w:rsid w:val="00BD34AE"/>
    <w:rsid w:val="00BD35E2"/>
    <w:rsid w:val="00BD40A5"/>
    <w:rsid w:val="00BD41AF"/>
    <w:rsid w:val="00BD41EF"/>
    <w:rsid w:val="00BD4661"/>
    <w:rsid w:val="00BD4950"/>
    <w:rsid w:val="00BD4C21"/>
    <w:rsid w:val="00BD4C42"/>
    <w:rsid w:val="00BD50FD"/>
    <w:rsid w:val="00BD531B"/>
    <w:rsid w:val="00BD58BF"/>
    <w:rsid w:val="00BD59D8"/>
    <w:rsid w:val="00BD5EE4"/>
    <w:rsid w:val="00BD5FAC"/>
    <w:rsid w:val="00BD641E"/>
    <w:rsid w:val="00BD689F"/>
    <w:rsid w:val="00BD6CF8"/>
    <w:rsid w:val="00BD6F42"/>
    <w:rsid w:val="00BD7066"/>
    <w:rsid w:val="00BD706B"/>
    <w:rsid w:val="00BD714F"/>
    <w:rsid w:val="00BD74F7"/>
    <w:rsid w:val="00BE03A2"/>
    <w:rsid w:val="00BE0465"/>
    <w:rsid w:val="00BE08C3"/>
    <w:rsid w:val="00BE0990"/>
    <w:rsid w:val="00BE0ACF"/>
    <w:rsid w:val="00BE0C2F"/>
    <w:rsid w:val="00BE1661"/>
    <w:rsid w:val="00BE20CB"/>
    <w:rsid w:val="00BE2DFC"/>
    <w:rsid w:val="00BE31A2"/>
    <w:rsid w:val="00BE327A"/>
    <w:rsid w:val="00BE32C5"/>
    <w:rsid w:val="00BE3BD5"/>
    <w:rsid w:val="00BE3F26"/>
    <w:rsid w:val="00BE41AD"/>
    <w:rsid w:val="00BE428D"/>
    <w:rsid w:val="00BE4323"/>
    <w:rsid w:val="00BE436A"/>
    <w:rsid w:val="00BE44D7"/>
    <w:rsid w:val="00BE4E32"/>
    <w:rsid w:val="00BE535A"/>
    <w:rsid w:val="00BE547E"/>
    <w:rsid w:val="00BE5BB9"/>
    <w:rsid w:val="00BE5EC2"/>
    <w:rsid w:val="00BE635B"/>
    <w:rsid w:val="00BE67E0"/>
    <w:rsid w:val="00BE6A4D"/>
    <w:rsid w:val="00BE7220"/>
    <w:rsid w:val="00BE7682"/>
    <w:rsid w:val="00BE7D07"/>
    <w:rsid w:val="00BF034C"/>
    <w:rsid w:val="00BF0CA1"/>
    <w:rsid w:val="00BF0E7C"/>
    <w:rsid w:val="00BF1173"/>
    <w:rsid w:val="00BF24AD"/>
    <w:rsid w:val="00BF2CDB"/>
    <w:rsid w:val="00BF3464"/>
    <w:rsid w:val="00BF3CBC"/>
    <w:rsid w:val="00BF3E1A"/>
    <w:rsid w:val="00BF44C1"/>
    <w:rsid w:val="00BF495D"/>
    <w:rsid w:val="00BF4E5E"/>
    <w:rsid w:val="00BF4EB8"/>
    <w:rsid w:val="00BF4F81"/>
    <w:rsid w:val="00BF615C"/>
    <w:rsid w:val="00BF6382"/>
    <w:rsid w:val="00BF666A"/>
    <w:rsid w:val="00BF67EE"/>
    <w:rsid w:val="00BF7151"/>
    <w:rsid w:val="00BF73AF"/>
    <w:rsid w:val="00BF7D67"/>
    <w:rsid w:val="00BF7ED8"/>
    <w:rsid w:val="00BF7EE0"/>
    <w:rsid w:val="00C00370"/>
    <w:rsid w:val="00C009B9"/>
    <w:rsid w:val="00C01814"/>
    <w:rsid w:val="00C022A9"/>
    <w:rsid w:val="00C039B5"/>
    <w:rsid w:val="00C04006"/>
    <w:rsid w:val="00C041CB"/>
    <w:rsid w:val="00C0456F"/>
    <w:rsid w:val="00C0490C"/>
    <w:rsid w:val="00C04C40"/>
    <w:rsid w:val="00C05F57"/>
    <w:rsid w:val="00C06F1E"/>
    <w:rsid w:val="00C0747D"/>
    <w:rsid w:val="00C0768E"/>
    <w:rsid w:val="00C107C2"/>
    <w:rsid w:val="00C10A2B"/>
    <w:rsid w:val="00C10E28"/>
    <w:rsid w:val="00C110C2"/>
    <w:rsid w:val="00C115A1"/>
    <w:rsid w:val="00C12094"/>
    <w:rsid w:val="00C12448"/>
    <w:rsid w:val="00C12CF0"/>
    <w:rsid w:val="00C12DB5"/>
    <w:rsid w:val="00C13384"/>
    <w:rsid w:val="00C13CA0"/>
    <w:rsid w:val="00C149E1"/>
    <w:rsid w:val="00C14D1E"/>
    <w:rsid w:val="00C14E35"/>
    <w:rsid w:val="00C14F77"/>
    <w:rsid w:val="00C14F8F"/>
    <w:rsid w:val="00C1533F"/>
    <w:rsid w:val="00C1556C"/>
    <w:rsid w:val="00C15B15"/>
    <w:rsid w:val="00C15BD3"/>
    <w:rsid w:val="00C16323"/>
    <w:rsid w:val="00C16E0C"/>
    <w:rsid w:val="00C17211"/>
    <w:rsid w:val="00C177C4"/>
    <w:rsid w:val="00C17836"/>
    <w:rsid w:val="00C17DCF"/>
    <w:rsid w:val="00C2050B"/>
    <w:rsid w:val="00C20D2D"/>
    <w:rsid w:val="00C21396"/>
    <w:rsid w:val="00C21A10"/>
    <w:rsid w:val="00C21A4C"/>
    <w:rsid w:val="00C21F1F"/>
    <w:rsid w:val="00C21FB5"/>
    <w:rsid w:val="00C222DA"/>
    <w:rsid w:val="00C22621"/>
    <w:rsid w:val="00C23116"/>
    <w:rsid w:val="00C23131"/>
    <w:rsid w:val="00C23732"/>
    <w:rsid w:val="00C237A9"/>
    <w:rsid w:val="00C23C31"/>
    <w:rsid w:val="00C23C8C"/>
    <w:rsid w:val="00C23CF8"/>
    <w:rsid w:val="00C23CFA"/>
    <w:rsid w:val="00C23E4E"/>
    <w:rsid w:val="00C23F48"/>
    <w:rsid w:val="00C241E0"/>
    <w:rsid w:val="00C24381"/>
    <w:rsid w:val="00C248D3"/>
    <w:rsid w:val="00C25131"/>
    <w:rsid w:val="00C25C9F"/>
    <w:rsid w:val="00C26445"/>
    <w:rsid w:val="00C26667"/>
    <w:rsid w:val="00C267AA"/>
    <w:rsid w:val="00C26E07"/>
    <w:rsid w:val="00C270FE"/>
    <w:rsid w:val="00C27431"/>
    <w:rsid w:val="00C2754C"/>
    <w:rsid w:val="00C30132"/>
    <w:rsid w:val="00C30227"/>
    <w:rsid w:val="00C303BA"/>
    <w:rsid w:val="00C30B21"/>
    <w:rsid w:val="00C311C7"/>
    <w:rsid w:val="00C31642"/>
    <w:rsid w:val="00C31BDC"/>
    <w:rsid w:val="00C31C7F"/>
    <w:rsid w:val="00C31EDD"/>
    <w:rsid w:val="00C32084"/>
    <w:rsid w:val="00C322FE"/>
    <w:rsid w:val="00C323A1"/>
    <w:rsid w:val="00C32BD9"/>
    <w:rsid w:val="00C33B41"/>
    <w:rsid w:val="00C33D71"/>
    <w:rsid w:val="00C34AF8"/>
    <w:rsid w:val="00C36FF5"/>
    <w:rsid w:val="00C37ACF"/>
    <w:rsid w:val="00C37D46"/>
    <w:rsid w:val="00C40861"/>
    <w:rsid w:val="00C40FE3"/>
    <w:rsid w:val="00C411BF"/>
    <w:rsid w:val="00C423D9"/>
    <w:rsid w:val="00C4264D"/>
    <w:rsid w:val="00C42A72"/>
    <w:rsid w:val="00C4306B"/>
    <w:rsid w:val="00C43676"/>
    <w:rsid w:val="00C439AB"/>
    <w:rsid w:val="00C443C3"/>
    <w:rsid w:val="00C449E9"/>
    <w:rsid w:val="00C44BAC"/>
    <w:rsid w:val="00C44F76"/>
    <w:rsid w:val="00C45B40"/>
    <w:rsid w:val="00C45F18"/>
    <w:rsid w:val="00C4614F"/>
    <w:rsid w:val="00C46919"/>
    <w:rsid w:val="00C46A42"/>
    <w:rsid w:val="00C46F97"/>
    <w:rsid w:val="00C47080"/>
    <w:rsid w:val="00C471B4"/>
    <w:rsid w:val="00C477CC"/>
    <w:rsid w:val="00C47C1A"/>
    <w:rsid w:val="00C47C5B"/>
    <w:rsid w:val="00C47FBB"/>
    <w:rsid w:val="00C47FD0"/>
    <w:rsid w:val="00C507F2"/>
    <w:rsid w:val="00C50BFB"/>
    <w:rsid w:val="00C50E80"/>
    <w:rsid w:val="00C513F3"/>
    <w:rsid w:val="00C515E7"/>
    <w:rsid w:val="00C5189B"/>
    <w:rsid w:val="00C51B7B"/>
    <w:rsid w:val="00C521F0"/>
    <w:rsid w:val="00C524E8"/>
    <w:rsid w:val="00C527F1"/>
    <w:rsid w:val="00C52D51"/>
    <w:rsid w:val="00C53450"/>
    <w:rsid w:val="00C53FD8"/>
    <w:rsid w:val="00C542C9"/>
    <w:rsid w:val="00C54768"/>
    <w:rsid w:val="00C54F20"/>
    <w:rsid w:val="00C55029"/>
    <w:rsid w:val="00C55DF0"/>
    <w:rsid w:val="00C55E79"/>
    <w:rsid w:val="00C55F21"/>
    <w:rsid w:val="00C55F81"/>
    <w:rsid w:val="00C56388"/>
    <w:rsid w:val="00C565B6"/>
    <w:rsid w:val="00C56DCB"/>
    <w:rsid w:val="00C56F7A"/>
    <w:rsid w:val="00C5765F"/>
    <w:rsid w:val="00C57710"/>
    <w:rsid w:val="00C6015D"/>
    <w:rsid w:val="00C60A25"/>
    <w:rsid w:val="00C614CC"/>
    <w:rsid w:val="00C61F68"/>
    <w:rsid w:val="00C627ED"/>
    <w:rsid w:val="00C630B5"/>
    <w:rsid w:val="00C63310"/>
    <w:rsid w:val="00C64118"/>
    <w:rsid w:val="00C64127"/>
    <w:rsid w:val="00C641D1"/>
    <w:rsid w:val="00C64479"/>
    <w:rsid w:val="00C64521"/>
    <w:rsid w:val="00C6499E"/>
    <w:rsid w:val="00C64A32"/>
    <w:rsid w:val="00C64C39"/>
    <w:rsid w:val="00C64D12"/>
    <w:rsid w:val="00C653F6"/>
    <w:rsid w:val="00C658F4"/>
    <w:rsid w:val="00C6595E"/>
    <w:rsid w:val="00C65CD5"/>
    <w:rsid w:val="00C65D11"/>
    <w:rsid w:val="00C66440"/>
    <w:rsid w:val="00C6665C"/>
    <w:rsid w:val="00C66E5A"/>
    <w:rsid w:val="00C67833"/>
    <w:rsid w:val="00C6797E"/>
    <w:rsid w:val="00C67AFA"/>
    <w:rsid w:val="00C67D0F"/>
    <w:rsid w:val="00C70682"/>
    <w:rsid w:val="00C70833"/>
    <w:rsid w:val="00C70A7D"/>
    <w:rsid w:val="00C70AE3"/>
    <w:rsid w:val="00C70CA9"/>
    <w:rsid w:val="00C7111B"/>
    <w:rsid w:val="00C713C2"/>
    <w:rsid w:val="00C71919"/>
    <w:rsid w:val="00C725C4"/>
    <w:rsid w:val="00C72AB2"/>
    <w:rsid w:val="00C73184"/>
    <w:rsid w:val="00C7327E"/>
    <w:rsid w:val="00C734D2"/>
    <w:rsid w:val="00C7436A"/>
    <w:rsid w:val="00C74829"/>
    <w:rsid w:val="00C74959"/>
    <w:rsid w:val="00C75707"/>
    <w:rsid w:val="00C7619F"/>
    <w:rsid w:val="00C7622E"/>
    <w:rsid w:val="00C77515"/>
    <w:rsid w:val="00C7774F"/>
    <w:rsid w:val="00C80694"/>
    <w:rsid w:val="00C808CA"/>
    <w:rsid w:val="00C81372"/>
    <w:rsid w:val="00C81494"/>
    <w:rsid w:val="00C82EF9"/>
    <w:rsid w:val="00C83155"/>
    <w:rsid w:val="00C832F5"/>
    <w:rsid w:val="00C8369C"/>
    <w:rsid w:val="00C8398F"/>
    <w:rsid w:val="00C83EFB"/>
    <w:rsid w:val="00C848F1"/>
    <w:rsid w:val="00C8581B"/>
    <w:rsid w:val="00C85A13"/>
    <w:rsid w:val="00C85CAF"/>
    <w:rsid w:val="00C862F8"/>
    <w:rsid w:val="00C867E0"/>
    <w:rsid w:val="00C8717F"/>
    <w:rsid w:val="00C8736C"/>
    <w:rsid w:val="00C875E4"/>
    <w:rsid w:val="00C87757"/>
    <w:rsid w:val="00C8794A"/>
    <w:rsid w:val="00C879C7"/>
    <w:rsid w:val="00C87A09"/>
    <w:rsid w:val="00C87B14"/>
    <w:rsid w:val="00C87DFC"/>
    <w:rsid w:val="00C902D2"/>
    <w:rsid w:val="00C902FB"/>
    <w:rsid w:val="00C9035B"/>
    <w:rsid w:val="00C90548"/>
    <w:rsid w:val="00C905A9"/>
    <w:rsid w:val="00C906D9"/>
    <w:rsid w:val="00C908F0"/>
    <w:rsid w:val="00C90AB6"/>
    <w:rsid w:val="00C90FA7"/>
    <w:rsid w:val="00C91828"/>
    <w:rsid w:val="00C9193B"/>
    <w:rsid w:val="00C91989"/>
    <w:rsid w:val="00C919D1"/>
    <w:rsid w:val="00C91FEC"/>
    <w:rsid w:val="00C92779"/>
    <w:rsid w:val="00C927B2"/>
    <w:rsid w:val="00C9282C"/>
    <w:rsid w:val="00C928A1"/>
    <w:rsid w:val="00C92BF9"/>
    <w:rsid w:val="00C92DC6"/>
    <w:rsid w:val="00C94228"/>
    <w:rsid w:val="00C94A9E"/>
    <w:rsid w:val="00C94CF6"/>
    <w:rsid w:val="00C95050"/>
    <w:rsid w:val="00C9537E"/>
    <w:rsid w:val="00C95E03"/>
    <w:rsid w:val="00C9603B"/>
    <w:rsid w:val="00C96226"/>
    <w:rsid w:val="00C9630C"/>
    <w:rsid w:val="00C96398"/>
    <w:rsid w:val="00C9647C"/>
    <w:rsid w:val="00C966BE"/>
    <w:rsid w:val="00C96E50"/>
    <w:rsid w:val="00C97007"/>
    <w:rsid w:val="00C9731A"/>
    <w:rsid w:val="00C97977"/>
    <w:rsid w:val="00C97A0D"/>
    <w:rsid w:val="00C97A59"/>
    <w:rsid w:val="00CA00E8"/>
    <w:rsid w:val="00CA032E"/>
    <w:rsid w:val="00CA0872"/>
    <w:rsid w:val="00CA0B69"/>
    <w:rsid w:val="00CA1028"/>
    <w:rsid w:val="00CA17C3"/>
    <w:rsid w:val="00CA1809"/>
    <w:rsid w:val="00CA1939"/>
    <w:rsid w:val="00CA1A01"/>
    <w:rsid w:val="00CA2118"/>
    <w:rsid w:val="00CA2A1D"/>
    <w:rsid w:val="00CA3032"/>
    <w:rsid w:val="00CA3363"/>
    <w:rsid w:val="00CA34FF"/>
    <w:rsid w:val="00CA3896"/>
    <w:rsid w:val="00CA3C80"/>
    <w:rsid w:val="00CA3EEF"/>
    <w:rsid w:val="00CA460E"/>
    <w:rsid w:val="00CA4BB6"/>
    <w:rsid w:val="00CA55F6"/>
    <w:rsid w:val="00CA57A0"/>
    <w:rsid w:val="00CA5D44"/>
    <w:rsid w:val="00CA6B06"/>
    <w:rsid w:val="00CA6D1B"/>
    <w:rsid w:val="00CA7534"/>
    <w:rsid w:val="00CA7A12"/>
    <w:rsid w:val="00CA7A83"/>
    <w:rsid w:val="00CB0D0F"/>
    <w:rsid w:val="00CB137F"/>
    <w:rsid w:val="00CB141B"/>
    <w:rsid w:val="00CB1580"/>
    <w:rsid w:val="00CB1845"/>
    <w:rsid w:val="00CB1A28"/>
    <w:rsid w:val="00CB21C5"/>
    <w:rsid w:val="00CB2844"/>
    <w:rsid w:val="00CB2C51"/>
    <w:rsid w:val="00CB2D77"/>
    <w:rsid w:val="00CB50BB"/>
    <w:rsid w:val="00CB594F"/>
    <w:rsid w:val="00CB5BEB"/>
    <w:rsid w:val="00CB626B"/>
    <w:rsid w:val="00CB6D17"/>
    <w:rsid w:val="00CB6EC5"/>
    <w:rsid w:val="00CB7148"/>
    <w:rsid w:val="00CB7B34"/>
    <w:rsid w:val="00CB7C86"/>
    <w:rsid w:val="00CC03D0"/>
    <w:rsid w:val="00CC0AC0"/>
    <w:rsid w:val="00CC0DA5"/>
    <w:rsid w:val="00CC10B6"/>
    <w:rsid w:val="00CC12F0"/>
    <w:rsid w:val="00CC17F7"/>
    <w:rsid w:val="00CC1951"/>
    <w:rsid w:val="00CC271C"/>
    <w:rsid w:val="00CC289D"/>
    <w:rsid w:val="00CC3EE0"/>
    <w:rsid w:val="00CC42B4"/>
    <w:rsid w:val="00CC44A5"/>
    <w:rsid w:val="00CC5A8F"/>
    <w:rsid w:val="00CC5C28"/>
    <w:rsid w:val="00CC625C"/>
    <w:rsid w:val="00CC6EE6"/>
    <w:rsid w:val="00CC76E0"/>
    <w:rsid w:val="00CC7ABE"/>
    <w:rsid w:val="00CC7E3E"/>
    <w:rsid w:val="00CD03A7"/>
    <w:rsid w:val="00CD0614"/>
    <w:rsid w:val="00CD0D0A"/>
    <w:rsid w:val="00CD0DDC"/>
    <w:rsid w:val="00CD103D"/>
    <w:rsid w:val="00CD1987"/>
    <w:rsid w:val="00CD19BD"/>
    <w:rsid w:val="00CD1CB2"/>
    <w:rsid w:val="00CD1E83"/>
    <w:rsid w:val="00CD1F80"/>
    <w:rsid w:val="00CD289A"/>
    <w:rsid w:val="00CD2F1F"/>
    <w:rsid w:val="00CD366F"/>
    <w:rsid w:val="00CD3BCA"/>
    <w:rsid w:val="00CD3F4C"/>
    <w:rsid w:val="00CD4273"/>
    <w:rsid w:val="00CD495A"/>
    <w:rsid w:val="00CD4A6F"/>
    <w:rsid w:val="00CD56A8"/>
    <w:rsid w:val="00CD5961"/>
    <w:rsid w:val="00CD5C02"/>
    <w:rsid w:val="00CD628F"/>
    <w:rsid w:val="00CD64AD"/>
    <w:rsid w:val="00CE03E9"/>
    <w:rsid w:val="00CE06FB"/>
    <w:rsid w:val="00CE178B"/>
    <w:rsid w:val="00CE1AB3"/>
    <w:rsid w:val="00CE1D60"/>
    <w:rsid w:val="00CE2275"/>
    <w:rsid w:val="00CE2B7C"/>
    <w:rsid w:val="00CE2F32"/>
    <w:rsid w:val="00CE3054"/>
    <w:rsid w:val="00CE35E1"/>
    <w:rsid w:val="00CE3B44"/>
    <w:rsid w:val="00CE3C7E"/>
    <w:rsid w:val="00CE445B"/>
    <w:rsid w:val="00CE4782"/>
    <w:rsid w:val="00CE4B32"/>
    <w:rsid w:val="00CE4CF8"/>
    <w:rsid w:val="00CE5547"/>
    <w:rsid w:val="00CE576F"/>
    <w:rsid w:val="00CE61C7"/>
    <w:rsid w:val="00CE65EF"/>
    <w:rsid w:val="00CE65FC"/>
    <w:rsid w:val="00CE756E"/>
    <w:rsid w:val="00CE7770"/>
    <w:rsid w:val="00CE77C6"/>
    <w:rsid w:val="00CE78E7"/>
    <w:rsid w:val="00CE7AF8"/>
    <w:rsid w:val="00CE7AFE"/>
    <w:rsid w:val="00CE7B3D"/>
    <w:rsid w:val="00CE7D51"/>
    <w:rsid w:val="00CE7F4A"/>
    <w:rsid w:val="00CE7F61"/>
    <w:rsid w:val="00CF025D"/>
    <w:rsid w:val="00CF04F1"/>
    <w:rsid w:val="00CF0542"/>
    <w:rsid w:val="00CF08B7"/>
    <w:rsid w:val="00CF0C0C"/>
    <w:rsid w:val="00CF1544"/>
    <w:rsid w:val="00CF1F01"/>
    <w:rsid w:val="00CF25AB"/>
    <w:rsid w:val="00CF25F7"/>
    <w:rsid w:val="00CF3FE2"/>
    <w:rsid w:val="00CF419F"/>
    <w:rsid w:val="00CF4C01"/>
    <w:rsid w:val="00CF51A7"/>
    <w:rsid w:val="00CF52D1"/>
    <w:rsid w:val="00CF5472"/>
    <w:rsid w:val="00CF5807"/>
    <w:rsid w:val="00CF61B1"/>
    <w:rsid w:val="00CF6895"/>
    <w:rsid w:val="00CF6C85"/>
    <w:rsid w:val="00CF743A"/>
    <w:rsid w:val="00CF74EC"/>
    <w:rsid w:val="00CF7E2B"/>
    <w:rsid w:val="00CF7EE1"/>
    <w:rsid w:val="00D0091E"/>
    <w:rsid w:val="00D00DDD"/>
    <w:rsid w:val="00D00F45"/>
    <w:rsid w:val="00D01591"/>
    <w:rsid w:val="00D01FDC"/>
    <w:rsid w:val="00D0206B"/>
    <w:rsid w:val="00D021FA"/>
    <w:rsid w:val="00D026D8"/>
    <w:rsid w:val="00D029D8"/>
    <w:rsid w:val="00D02B67"/>
    <w:rsid w:val="00D02E4C"/>
    <w:rsid w:val="00D039B0"/>
    <w:rsid w:val="00D039C7"/>
    <w:rsid w:val="00D03C54"/>
    <w:rsid w:val="00D03CBD"/>
    <w:rsid w:val="00D03DFB"/>
    <w:rsid w:val="00D0471C"/>
    <w:rsid w:val="00D04B84"/>
    <w:rsid w:val="00D0513B"/>
    <w:rsid w:val="00D057A2"/>
    <w:rsid w:val="00D05B04"/>
    <w:rsid w:val="00D061D8"/>
    <w:rsid w:val="00D062B3"/>
    <w:rsid w:val="00D07335"/>
    <w:rsid w:val="00D07DB3"/>
    <w:rsid w:val="00D10066"/>
    <w:rsid w:val="00D101BC"/>
    <w:rsid w:val="00D101CF"/>
    <w:rsid w:val="00D102A9"/>
    <w:rsid w:val="00D1048B"/>
    <w:rsid w:val="00D10492"/>
    <w:rsid w:val="00D1280F"/>
    <w:rsid w:val="00D134F4"/>
    <w:rsid w:val="00D13B86"/>
    <w:rsid w:val="00D13CFC"/>
    <w:rsid w:val="00D13DBE"/>
    <w:rsid w:val="00D13E72"/>
    <w:rsid w:val="00D14BFA"/>
    <w:rsid w:val="00D16766"/>
    <w:rsid w:val="00D167C2"/>
    <w:rsid w:val="00D17441"/>
    <w:rsid w:val="00D17BC2"/>
    <w:rsid w:val="00D17EA8"/>
    <w:rsid w:val="00D209FE"/>
    <w:rsid w:val="00D20BEE"/>
    <w:rsid w:val="00D2127D"/>
    <w:rsid w:val="00D21F15"/>
    <w:rsid w:val="00D221E8"/>
    <w:rsid w:val="00D2229C"/>
    <w:rsid w:val="00D22D44"/>
    <w:rsid w:val="00D22FCC"/>
    <w:rsid w:val="00D23216"/>
    <w:rsid w:val="00D2355D"/>
    <w:rsid w:val="00D2380B"/>
    <w:rsid w:val="00D242FE"/>
    <w:rsid w:val="00D24511"/>
    <w:rsid w:val="00D24C40"/>
    <w:rsid w:val="00D24FCE"/>
    <w:rsid w:val="00D25088"/>
    <w:rsid w:val="00D2516D"/>
    <w:rsid w:val="00D258B6"/>
    <w:rsid w:val="00D25B0B"/>
    <w:rsid w:val="00D25B2C"/>
    <w:rsid w:val="00D25B35"/>
    <w:rsid w:val="00D26939"/>
    <w:rsid w:val="00D26F84"/>
    <w:rsid w:val="00D270FC"/>
    <w:rsid w:val="00D2718E"/>
    <w:rsid w:val="00D30667"/>
    <w:rsid w:val="00D30FF3"/>
    <w:rsid w:val="00D314E5"/>
    <w:rsid w:val="00D31624"/>
    <w:rsid w:val="00D31F10"/>
    <w:rsid w:val="00D32B12"/>
    <w:rsid w:val="00D33234"/>
    <w:rsid w:val="00D33EE5"/>
    <w:rsid w:val="00D341BC"/>
    <w:rsid w:val="00D34863"/>
    <w:rsid w:val="00D34BB2"/>
    <w:rsid w:val="00D34EB4"/>
    <w:rsid w:val="00D34EC2"/>
    <w:rsid w:val="00D35C74"/>
    <w:rsid w:val="00D35FF9"/>
    <w:rsid w:val="00D3600F"/>
    <w:rsid w:val="00D360CC"/>
    <w:rsid w:val="00D3620D"/>
    <w:rsid w:val="00D366AA"/>
    <w:rsid w:val="00D3670E"/>
    <w:rsid w:val="00D3685A"/>
    <w:rsid w:val="00D36EAE"/>
    <w:rsid w:val="00D377EB"/>
    <w:rsid w:val="00D40391"/>
    <w:rsid w:val="00D403E6"/>
    <w:rsid w:val="00D4040B"/>
    <w:rsid w:val="00D40748"/>
    <w:rsid w:val="00D407A1"/>
    <w:rsid w:val="00D40954"/>
    <w:rsid w:val="00D40F4D"/>
    <w:rsid w:val="00D41E5E"/>
    <w:rsid w:val="00D420C5"/>
    <w:rsid w:val="00D42944"/>
    <w:rsid w:val="00D42C29"/>
    <w:rsid w:val="00D42C4E"/>
    <w:rsid w:val="00D42D42"/>
    <w:rsid w:val="00D42F9E"/>
    <w:rsid w:val="00D43078"/>
    <w:rsid w:val="00D432E3"/>
    <w:rsid w:val="00D43560"/>
    <w:rsid w:val="00D438F4"/>
    <w:rsid w:val="00D439FB"/>
    <w:rsid w:val="00D43B02"/>
    <w:rsid w:val="00D43C40"/>
    <w:rsid w:val="00D44743"/>
    <w:rsid w:val="00D448EA"/>
    <w:rsid w:val="00D44E98"/>
    <w:rsid w:val="00D45451"/>
    <w:rsid w:val="00D45663"/>
    <w:rsid w:val="00D45C39"/>
    <w:rsid w:val="00D45CAD"/>
    <w:rsid w:val="00D45CCB"/>
    <w:rsid w:val="00D46193"/>
    <w:rsid w:val="00D468E6"/>
    <w:rsid w:val="00D46E54"/>
    <w:rsid w:val="00D475FC"/>
    <w:rsid w:val="00D47A4B"/>
    <w:rsid w:val="00D47F56"/>
    <w:rsid w:val="00D509D7"/>
    <w:rsid w:val="00D510DD"/>
    <w:rsid w:val="00D51233"/>
    <w:rsid w:val="00D521BC"/>
    <w:rsid w:val="00D52A4B"/>
    <w:rsid w:val="00D52D27"/>
    <w:rsid w:val="00D52FD6"/>
    <w:rsid w:val="00D53057"/>
    <w:rsid w:val="00D5305C"/>
    <w:rsid w:val="00D53BD0"/>
    <w:rsid w:val="00D53E9A"/>
    <w:rsid w:val="00D53F94"/>
    <w:rsid w:val="00D54192"/>
    <w:rsid w:val="00D5430B"/>
    <w:rsid w:val="00D55066"/>
    <w:rsid w:val="00D5524E"/>
    <w:rsid w:val="00D55DF9"/>
    <w:rsid w:val="00D55E7F"/>
    <w:rsid w:val="00D564D3"/>
    <w:rsid w:val="00D57453"/>
    <w:rsid w:val="00D57757"/>
    <w:rsid w:val="00D57DFA"/>
    <w:rsid w:val="00D615C7"/>
    <w:rsid w:val="00D618C9"/>
    <w:rsid w:val="00D61F5B"/>
    <w:rsid w:val="00D622C2"/>
    <w:rsid w:val="00D623EC"/>
    <w:rsid w:val="00D62588"/>
    <w:rsid w:val="00D62AA9"/>
    <w:rsid w:val="00D6337A"/>
    <w:rsid w:val="00D634AC"/>
    <w:rsid w:val="00D634E3"/>
    <w:rsid w:val="00D63B82"/>
    <w:rsid w:val="00D63CF2"/>
    <w:rsid w:val="00D6420E"/>
    <w:rsid w:val="00D648E6"/>
    <w:rsid w:val="00D64ACA"/>
    <w:rsid w:val="00D64F04"/>
    <w:rsid w:val="00D650A1"/>
    <w:rsid w:val="00D65606"/>
    <w:rsid w:val="00D65704"/>
    <w:rsid w:val="00D65933"/>
    <w:rsid w:val="00D65EB9"/>
    <w:rsid w:val="00D66083"/>
    <w:rsid w:val="00D660F4"/>
    <w:rsid w:val="00D66AB0"/>
    <w:rsid w:val="00D67571"/>
    <w:rsid w:val="00D678EB"/>
    <w:rsid w:val="00D67B44"/>
    <w:rsid w:val="00D67DD9"/>
    <w:rsid w:val="00D700F0"/>
    <w:rsid w:val="00D7023B"/>
    <w:rsid w:val="00D7041A"/>
    <w:rsid w:val="00D70572"/>
    <w:rsid w:val="00D70D71"/>
    <w:rsid w:val="00D7154B"/>
    <w:rsid w:val="00D71B00"/>
    <w:rsid w:val="00D71B98"/>
    <w:rsid w:val="00D71C65"/>
    <w:rsid w:val="00D71F74"/>
    <w:rsid w:val="00D729B1"/>
    <w:rsid w:val="00D7302E"/>
    <w:rsid w:val="00D73193"/>
    <w:rsid w:val="00D73EF2"/>
    <w:rsid w:val="00D73FE9"/>
    <w:rsid w:val="00D743D6"/>
    <w:rsid w:val="00D74B0A"/>
    <w:rsid w:val="00D75124"/>
    <w:rsid w:val="00D7514E"/>
    <w:rsid w:val="00D75B49"/>
    <w:rsid w:val="00D75B9F"/>
    <w:rsid w:val="00D75D31"/>
    <w:rsid w:val="00D7693F"/>
    <w:rsid w:val="00D76D25"/>
    <w:rsid w:val="00D76EF0"/>
    <w:rsid w:val="00D773B6"/>
    <w:rsid w:val="00D7745A"/>
    <w:rsid w:val="00D7767E"/>
    <w:rsid w:val="00D77AD6"/>
    <w:rsid w:val="00D77D7B"/>
    <w:rsid w:val="00D77F11"/>
    <w:rsid w:val="00D80771"/>
    <w:rsid w:val="00D8127D"/>
    <w:rsid w:val="00D817C2"/>
    <w:rsid w:val="00D81FC2"/>
    <w:rsid w:val="00D8229B"/>
    <w:rsid w:val="00D82D66"/>
    <w:rsid w:val="00D82E6A"/>
    <w:rsid w:val="00D82ED0"/>
    <w:rsid w:val="00D835F7"/>
    <w:rsid w:val="00D8376E"/>
    <w:rsid w:val="00D8575C"/>
    <w:rsid w:val="00D85AEC"/>
    <w:rsid w:val="00D85BDB"/>
    <w:rsid w:val="00D85F3B"/>
    <w:rsid w:val="00D872D8"/>
    <w:rsid w:val="00D87356"/>
    <w:rsid w:val="00D8745C"/>
    <w:rsid w:val="00D87E6C"/>
    <w:rsid w:val="00D87E6F"/>
    <w:rsid w:val="00D87EDA"/>
    <w:rsid w:val="00D9018E"/>
    <w:rsid w:val="00D90469"/>
    <w:rsid w:val="00D90D8F"/>
    <w:rsid w:val="00D912C4"/>
    <w:rsid w:val="00D91B47"/>
    <w:rsid w:val="00D9244F"/>
    <w:rsid w:val="00D926BE"/>
    <w:rsid w:val="00D92BBD"/>
    <w:rsid w:val="00D92CAE"/>
    <w:rsid w:val="00D92FA5"/>
    <w:rsid w:val="00D93B4E"/>
    <w:rsid w:val="00D93CEA"/>
    <w:rsid w:val="00D94718"/>
    <w:rsid w:val="00D947A8"/>
    <w:rsid w:val="00D948DB"/>
    <w:rsid w:val="00D94B6E"/>
    <w:rsid w:val="00D94F6D"/>
    <w:rsid w:val="00D95156"/>
    <w:rsid w:val="00D952C2"/>
    <w:rsid w:val="00D958D8"/>
    <w:rsid w:val="00D95B7E"/>
    <w:rsid w:val="00D95BBA"/>
    <w:rsid w:val="00D960A8"/>
    <w:rsid w:val="00D9642F"/>
    <w:rsid w:val="00D96495"/>
    <w:rsid w:val="00D96696"/>
    <w:rsid w:val="00D968A9"/>
    <w:rsid w:val="00D977F2"/>
    <w:rsid w:val="00D9796C"/>
    <w:rsid w:val="00DA010C"/>
    <w:rsid w:val="00DA02F7"/>
    <w:rsid w:val="00DA04E6"/>
    <w:rsid w:val="00DA0520"/>
    <w:rsid w:val="00DA13AC"/>
    <w:rsid w:val="00DA1676"/>
    <w:rsid w:val="00DA1F3C"/>
    <w:rsid w:val="00DA2450"/>
    <w:rsid w:val="00DA26EA"/>
    <w:rsid w:val="00DA29F6"/>
    <w:rsid w:val="00DA2C45"/>
    <w:rsid w:val="00DA2EB9"/>
    <w:rsid w:val="00DA36BE"/>
    <w:rsid w:val="00DA3B2E"/>
    <w:rsid w:val="00DA3C16"/>
    <w:rsid w:val="00DA3C8D"/>
    <w:rsid w:val="00DA44B6"/>
    <w:rsid w:val="00DA47D3"/>
    <w:rsid w:val="00DA4ACF"/>
    <w:rsid w:val="00DA4C41"/>
    <w:rsid w:val="00DA52BC"/>
    <w:rsid w:val="00DA5448"/>
    <w:rsid w:val="00DA5479"/>
    <w:rsid w:val="00DA561C"/>
    <w:rsid w:val="00DA58AB"/>
    <w:rsid w:val="00DA59F1"/>
    <w:rsid w:val="00DA5ABB"/>
    <w:rsid w:val="00DA64CC"/>
    <w:rsid w:val="00DA651C"/>
    <w:rsid w:val="00DA6773"/>
    <w:rsid w:val="00DA698D"/>
    <w:rsid w:val="00DA69BC"/>
    <w:rsid w:val="00DA6A7E"/>
    <w:rsid w:val="00DA79BE"/>
    <w:rsid w:val="00DB0C11"/>
    <w:rsid w:val="00DB0C30"/>
    <w:rsid w:val="00DB0FE6"/>
    <w:rsid w:val="00DB193B"/>
    <w:rsid w:val="00DB1C45"/>
    <w:rsid w:val="00DB29BB"/>
    <w:rsid w:val="00DB2C47"/>
    <w:rsid w:val="00DB3596"/>
    <w:rsid w:val="00DB3A30"/>
    <w:rsid w:val="00DB461E"/>
    <w:rsid w:val="00DB4978"/>
    <w:rsid w:val="00DB4AE8"/>
    <w:rsid w:val="00DB4FA4"/>
    <w:rsid w:val="00DB5533"/>
    <w:rsid w:val="00DB65A5"/>
    <w:rsid w:val="00DB6771"/>
    <w:rsid w:val="00DC017E"/>
    <w:rsid w:val="00DC0777"/>
    <w:rsid w:val="00DC0822"/>
    <w:rsid w:val="00DC16BE"/>
    <w:rsid w:val="00DC1C20"/>
    <w:rsid w:val="00DC1C75"/>
    <w:rsid w:val="00DC28F5"/>
    <w:rsid w:val="00DC2FAB"/>
    <w:rsid w:val="00DC380A"/>
    <w:rsid w:val="00DC3872"/>
    <w:rsid w:val="00DC3BFA"/>
    <w:rsid w:val="00DC4EE7"/>
    <w:rsid w:val="00DC5183"/>
    <w:rsid w:val="00DC5F39"/>
    <w:rsid w:val="00DC5F82"/>
    <w:rsid w:val="00DC640F"/>
    <w:rsid w:val="00DC6D83"/>
    <w:rsid w:val="00DC70BE"/>
    <w:rsid w:val="00DC7210"/>
    <w:rsid w:val="00DC79C1"/>
    <w:rsid w:val="00DC7C51"/>
    <w:rsid w:val="00DC7E0B"/>
    <w:rsid w:val="00DD0DF7"/>
    <w:rsid w:val="00DD31B3"/>
    <w:rsid w:val="00DD3FD2"/>
    <w:rsid w:val="00DD42D5"/>
    <w:rsid w:val="00DD4446"/>
    <w:rsid w:val="00DD476B"/>
    <w:rsid w:val="00DD48A6"/>
    <w:rsid w:val="00DD56D2"/>
    <w:rsid w:val="00DD6099"/>
    <w:rsid w:val="00DD6289"/>
    <w:rsid w:val="00DD637A"/>
    <w:rsid w:val="00DD6970"/>
    <w:rsid w:val="00DD7480"/>
    <w:rsid w:val="00DD7AD7"/>
    <w:rsid w:val="00DE0234"/>
    <w:rsid w:val="00DE0270"/>
    <w:rsid w:val="00DE0644"/>
    <w:rsid w:val="00DE0934"/>
    <w:rsid w:val="00DE0AED"/>
    <w:rsid w:val="00DE0ECF"/>
    <w:rsid w:val="00DE131B"/>
    <w:rsid w:val="00DE13FD"/>
    <w:rsid w:val="00DE16B3"/>
    <w:rsid w:val="00DE24ED"/>
    <w:rsid w:val="00DE28AD"/>
    <w:rsid w:val="00DE3428"/>
    <w:rsid w:val="00DE3504"/>
    <w:rsid w:val="00DE470D"/>
    <w:rsid w:val="00DE47FE"/>
    <w:rsid w:val="00DE4999"/>
    <w:rsid w:val="00DE51F6"/>
    <w:rsid w:val="00DE5217"/>
    <w:rsid w:val="00DE5448"/>
    <w:rsid w:val="00DE5C31"/>
    <w:rsid w:val="00DE630E"/>
    <w:rsid w:val="00DE6433"/>
    <w:rsid w:val="00DE6C36"/>
    <w:rsid w:val="00DE7AD7"/>
    <w:rsid w:val="00DF0EAE"/>
    <w:rsid w:val="00DF0FEE"/>
    <w:rsid w:val="00DF183A"/>
    <w:rsid w:val="00DF1C4F"/>
    <w:rsid w:val="00DF3848"/>
    <w:rsid w:val="00DF4468"/>
    <w:rsid w:val="00DF45A3"/>
    <w:rsid w:val="00DF482C"/>
    <w:rsid w:val="00DF4C92"/>
    <w:rsid w:val="00DF4FD9"/>
    <w:rsid w:val="00DF50E2"/>
    <w:rsid w:val="00DF52D3"/>
    <w:rsid w:val="00DF55A2"/>
    <w:rsid w:val="00DF5F66"/>
    <w:rsid w:val="00DF704C"/>
    <w:rsid w:val="00DF70CA"/>
    <w:rsid w:val="00DF778B"/>
    <w:rsid w:val="00DF7C59"/>
    <w:rsid w:val="00E004BB"/>
    <w:rsid w:val="00E005F2"/>
    <w:rsid w:val="00E0107F"/>
    <w:rsid w:val="00E01212"/>
    <w:rsid w:val="00E01254"/>
    <w:rsid w:val="00E0129D"/>
    <w:rsid w:val="00E016FA"/>
    <w:rsid w:val="00E022D9"/>
    <w:rsid w:val="00E025C1"/>
    <w:rsid w:val="00E030BE"/>
    <w:rsid w:val="00E031D9"/>
    <w:rsid w:val="00E032BB"/>
    <w:rsid w:val="00E03360"/>
    <w:rsid w:val="00E04781"/>
    <w:rsid w:val="00E04C41"/>
    <w:rsid w:val="00E04E08"/>
    <w:rsid w:val="00E06A39"/>
    <w:rsid w:val="00E07047"/>
    <w:rsid w:val="00E113D3"/>
    <w:rsid w:val="00E120DC"/>
    <w:rsid w:val="00E12173"/>
    <w:rsid w:val="00E1239B"/>
    <w:rsid w:val="00E12897"/>
    <w:rsid w:val="00E13182"/>
    <w:rsid w:val="00E13497"/>
    <w:rsid w:val="00E13C26"/>
    <w:rsid w:val="00E141DB"/>
    <w:rsid w:val="00E14377"/>
    <w:rsid w:val="00E14640"/>
    <w:rsid w:val="00E14DAA"/>
    <w:rsid w:val="00E152A9"/>
    <w:rsid w:val="00E157AD"/>
    <w:rsid w:val="00E15EA3"/>
    <w:rsid w:val="00E1601E"/>
    <w:rsid w:val="00E166D1"/>
    <w:rsid w:val="00E17A5D"/>
    <w:rsid w:val="00E17D1A"/>
    <w:rsid w:val="00E20FBD"/>
    <w:rsid w:val="00E214AB"/>
    <w:rsid w:val="00E2186B"/>
    <w:rsid w:val="00E21A67"/>
    <w:rsid w:val="00E21AA1"/>
    <w:rsid w:val="00E21AD6"/>
    <w:rsid w:val="00E22331"/>
    <w:rsid w:val="00E22E4A"/>
    <w:rsid w:val="00E22FF4"/>
    <w:rsid w:val="00E235A8"/>
    <w:rsid w:val="00E23892"/>
    <w:rsid w:val="00E23A99"/>
    <w:rsid w:val="00E23AF5"/>
    <w:rsid w:val="00E24A5D"/>
    <w:rsid w:val="00E24B1B"/>
    <w:rsid w:val="00E252EB"/>
    <w:rsid w:val="00E257DB"/>
    <w:rsid w:val="00E2614F"/>
    <w:rsid w:val="00E26838"/>
    <w:rsid w:val="00E30E19"/>
    <w:rsid w:val="00E314A8"/>
    <w:rsid w:val="00E31739"/>
    <w:rsid w:val="00E31B2F"/>
    <w:rsid w:val="00E32533"/>
    <w:rsid w:val="00E32542"/>
    <w:rsid w:val="00E3276B"/>
    <w:rsid w:val="00E32B7C"/>
    <w:rsid w:val="00E32E48"/>
    <w:rsid w:val="00E3314E"/>
    <w:rsid w:val="00E33C82"/>
    <w:rsid w:val="00E34203"/>
    <w:rsid w:val="00E3435B"/>
    <w:rsid w:val="00E3464C"/>
    <w:rsid w:val="00E34C9E"/>
    <w:rsid w:val="00E35769"/>
    <w:rsid w:val="00E35C5B"/>
    <w:rsid w:val="00E35D66"/>
    <w:rsid w:val="00E35E81"/>
    <w:rsid w:val="00E36091"/>
    <w:rsid w:val="00E36352"/>
    <w:rsid w:val="00E367DE"/>
    <w:rsid w:val="00E3706D"/>
    <w:rsid w:val="00E37A74"/>
    <w:rsid w:val="00E37F96"/>
    <w:rsid w:val="00E40946"/>
    <w:rsid w:val="00E40E82"/>
    <w:rsid w:val="00E41534"/>
    <w:rsid w:val="00E41AB4"/>
    <w:rsid w:val="00E41F81"/>
    <w:rsid w:val="00E421B6"/>
    <w:rsid w:val="00E421D9"/>
    <w:rsid w:val="00E4289F"/>
    <w:rsid w:val="00E42913"/>
    <w:rsid w:val="00E42B18"/>
    <w:rsid w:val="00E43434"/>
    <w:rsid w:val="00E43696"/>
    <w:rsid w:val="00E44155"/>
    <w:rsid w:val="00E444F6"/>
    <w:rsid w:val="00E44D88"/>
    <w:rsid w:val="00E45896"/>
    <w:rsid w:val="00E45C52"/>
    <w:rsid w:val="00E46E58"/>
    <w:rsid w:val="00E476B8"/>
    <w:rsid w:val="00E47832"/>
    <w:rsid w:val="00E50E75"/>
    <w:rsid w:val="00E51222"/>
    <w:rsid w:val="00E51333"/>
    <w:rsid w:val="00E51A5F"/>
    <w:rsid w:val="00E51C6C"/>
    <w:rsid w:val="00E51EB1"/>
    <w:rsid w:val="00E528C0"/>
    <w:rsid w:val="00E52A3C"/>
    <w:rsid w:val="00E52D2D"/>
    <w:rsid w:val="00E53289"/>
    <w:rsid w:val="00E53CA0"/>
    <w:rsid w:val="00E5408E"/>
    <w:rsid w:val="00E550A6"/>
    <w:rsid w:val="00E55ABB"/>
    <w:rsid w:val="00E55E4A"/>
    <w:rsid w:val="00E56AFF"/>
    <w:rsid w:val="00E56B51"/>
    <w:rsid w:val="00E56CA1"/>
    <w:rsid w:val="00E573B5"/>
    <w:rsid w:val="00E57982"/>
    <w:rsid w:val="00E57C61"/>
    <w:rsid w:val="00E57DD8"/>
    <w:rsid w:val="00E57EEA"/>
    <w:rsid w:val="00E602A5"/>
    <w:rsid w:val="00E60937"/>
    <w:rsid w:val="00E60C8A"/>
    <w:rsid w:val="00E6100B"/>
    <w:rsid w:val="00E6107E"/>
    <w:rsid w:val="00E61113"/>
    <w:rsid w:val="00E614F1"/>
    <w:rsid w:val="00E619BB"/>
    <w:rsid w:val="00E61CE5"/>
    <w:rsid w:val="00E62173"/>
    <w:rsid w:val="00E621E3"/>
    <w:rsid w:val="00E6262E"/>
    <w:rsid w:val="00E64031"/>
    <w:rsid w:val="00E64212"/>
    <w:rsid w:val="00E642D3"/>
    <w:rsid w:val="00E6501D"/>
    <w:rsid w:val="00E6555E"/>
    <w:rsid w:val="00E657AF"/>
    <w:rsid w:val="00E658D3"/>
    <w:rsid w:val="00E66B2C"/>
    <w:rsid w:val="00E66E9F"/>
    <w:rsid w:val="00E67B20"/>
    <w:rsid w:val="00E67CBC"/>
    <w:rsid w:val="00E70A6A"/>
    <w:rsid w:val="00E70E65"/>
    <w:rsid w:val="00E71660"/>
    <w:rsid w:val="00E71AF2"/>
    <w:rsid w:val="00E71FF5"/>
    <w:rsid w:val="00E722BA"/>
    <w:rsid w:val="00E72524"/>
    <w:rsid w:val="00E726DB"/>
    <w:rsid w:val="00E7421F"/>
    <w:rsid w:val="00E74CDF"/>
    <w:rsid w:val="00E74D6A"/>
    <w:rsid w:val="00E74FA7"/>
    <w:rsid w:val="00E75AA9"/>
    <w:rsid w:val="00E75B19"/>
    <w:rsid w:val="00E75E11"/>
    <w:rsid w:val="00E7649E"/>
    <w:rsid w:val="00E76A5E"/>
    <w:rsid w:val="00E76CBB"/>
    <w:rsid w:val="00E7701E"/>
    <w:rsid w:val="00E776FD"/>
    <w:rsid w:val="00E77837"/>
    <w:rsid w:val="00E806A1"/>
    <w:rsid w:val="00E80B8A"/>
    <w:rsid w:val="00E80E8C"/>
    <w:rsid w:val="00E8108B"/>
    <w:rsid w:val="00E81296"/>
    <w:rsid w:val="00E812E5"/>
    <w:rsid w:val="00E813C2"/>
    <w:rsid w:val="00E8169D"/>
    <w:rsid w:val="00E819D8"/>
    <w:rsid w:val="00E81A10"/>
    <w:rsid w:val="00E81CF2"/>
    <w:rsid w:val="00E8239A"/>
    <w:rsid w:val="00E828F7"/>
    <w:rsid w:val="00E82E73"/>
    <w:rsid w:val="00E82EAD"/>
    <w:rsid w:val="00E82EE8"/>
    <w:rsid w:val="00E8304D"/>
    <w:rsid w:val="00E8340A"/>
    <w:rsid w:val="00E835C2"/>
    <w:rsid w:val="00E839E6"/>
    <w:rsid w:val="00E83E0A"/>
    <w:rsid w:val="00E83F57"/>
    <w:rsid w:val="00E8418C"/>
    <w:rsid w:val="00E84226"/>
    <w:rsid w:val="00E844F6"/>
    <w:rsid w:val="00E849A4"/>
    <w:rsid w:val="00E852E5"/>
    <w:rsid w:val="00E8562D"/>
    <w:rsid w:val="00E856DF"/>
    <w:rsid w:val="00E8595C"/>
    <w:rsid w:val="00E86374"/>
    <w:rsid w:val="00E8639B"/>
    <w:rsid w:val="00E86B6A"/>
    <w:rsid w:val="00E86B76"/>
    <w:rsid w:val="00E87B88"/>
    <w:rsid w:val="00E87D56"/>
    <w:rsid w:val="00E90591"/>
    <w:rsid w:val="00E91809"/>
    <w:rsid w:val="00E9180D"/>
    <w:rsid w:val="00E91D4F"/>
    <w:rsid w:val="00E92493"/>
    <w:rsid w:val="00E925E3"/>
    <w:rsid w:val="00E92902"/>
    <w:rsid w:val="00E92EC6"/>
    <w:rsid w:val="00E930DB"/>
    <w:rsid w:val="00E938B2"/>
    <w:rsid w:val="00E93CD3"/>
    <w:rsid w:val="00E93DFB"/>
    <w:rsid w:val="00E93E7A"/>
    <w:rsid w:val="00E944E7"/>
    <w:rsid w:val="00E944EF"/>
    <w:rsid w:val="00E945D9"/>
    <w:rsid w:val="00E94D05"/>
    <w:rsid w:val="00E954D9"/>
    <w:rsid w:val="00E955BF"/>
    <w:rsid w:val="00E957A9"/>
    <w:rsid w:val="00E95DA1"/>
    <w:rsid w:val="00E96CEA"/>
    <w:rsid w:val="00E970BC"/>
    <w:rsid w:val="00E9742C"/>
    <w:rsid w:val="00E976BF"/>
    <w:rsid w:val="00EA0C1A"/>
    <w:rsid w:val="00EA0E30"/>
    <w:rsid w:val="00EA11DB"/>
    <w:rsid w:val="00EA14E3"/>
    <w:rsid w:val="00EA155C"/>
    <w:rsid w:val="00EA177E"/>
    <w:rsid w:val="00EA2225"/>
    <w:rsid w:val="00EA245B"/>
    <w:rsid w:val="00EA3D9A"/>
    <w:rsid w:val="00EA3E1C"/>
    <w:rsid w:val="00EA4357"/>
    <w:rsid w:val="00EA45B6"/>
    <w:rsid w:val="00EA48C4"/>
    <w:rsid w:val="00EA4CA9"/>
    <w:rsid w:val="00EA5393"/>
    <w:rsid w:val="00EA5448"/>
    <w:rsid w:val="00EA570D"/>
    <w:rsid w:val="00EA5E50"/>
    <w:rsid w:val="00EA61B7"/>
    <w:rsid w:val="00EA62E5"/>
    <w:rsid w:val="00EA6853"/>
    <w:rsid w:val="00EA6A5D"/>
    <w:rsid w:val="00EA6A64"/>
    <w:rsid w:val="00EA772C"/>
    <w:rsid w:val="00EA7A04"/>
    <w:rsid w:val="00EA7BB8"/>
    <w:rsid w:val="00EA7E09"/>
    <w:rsid w:val="00EB0D97"/>
    <w:rsid w:val="00EB1329"/>
    <w:rsid w:val="00EB13AC"/>
    <w:rsid w:val="00EB1638"/>
    <w:rsid w:val="00EB196B"/>
    <w:rsid w:val="00EB19CA"/>
    <w:rsid w:val="00EB250D"/>
    <w:rsid w:val="00EB2534"/>
    <w:rsid w:val="00EB2E66"/>
    <w:rsid w:val="00EB3D6F"/>
    <w:rsid w:val="00EB4122"/>
    <w:rsid w:val="00EB47FD"/>
    <w:rsid w:val="00EB483D"/>
    <w:rsid w:val="00EB4B74"/>
    <w:rsid w:val="00EB4DC4"/>
    <w:rsid w:val="00EB4EAC"/>
    <w:rsid w:val="00EB4EE3"/>
    <w:rsid w:val="00EB53EF"/>
    <w:rsid w:val="00EB5DD2"/>
    <w:rsid w:val="00EB6335"/>
    <w:rsid w:val="00EB6F43"/>
    <w:rsid w:val="00EB6FC3"/>
    <w:rsid w:val="00EB7496"/>
    <w:rsid w:val="00EC0B7F"/>
    <w:rsid w:val="00EC2F99"/>
    <w:rsid w:val="00EC31C2"/>
    <w:rsid w:val="00EC34AD"/>
    <w:rsid w:val="00EC34F7"/>
    <w:rsid w:val="00EC36F2"/>
    <w:rsid w:val="00EC3952"/>
    <w:rsid w:val="00EC3966"/>
    <w:rsid w:val="00EC3BB9"/>
    <w:rsid w:val="00EC3FDE"/>
    <w:rsid w:val="00EC45D0"/>
    <w:rsid w:val="00EC47E2"/>
    <w:rsid w:val="00EC4B76"/>
    <w:rsid w:val="00EC4DA6"/>
    <w:rsid w:val="00EC4ED6"/>
    <w:rsid w:val="00EC5542"/>
    <w:rsid w:val="00EC57E9"/>
    <w:rsid w:val="00EC5BE1"/>
    <w:rsid w:val="00EC609F"/>
    <w:rsid w:val="00EC628D"/>
    <w:rsid w:val="00EC7B05"/>
    <w:rsid w:val="00EC7C1D"/>
    <w:rsid w:val="00EC7C8D"/>
    <w:rsid w:val="00ED0689"/>
    <w:rsid w:val="00ED0C18"/>
    <w:rsid w:val="00ED135D"/>
    <w:rsid w:val="00ED1752"/>
    <w:rsid w:val="00ED2189"/>
    <w:rsid w:val="00ED2989"/>
    <w:rsid w:val="00ED3173"/>
    <w:rsid w:val="00ED39C8"/>
    <w:rsid w:val="00ED4F4B"/>
    <w:rsid w:val="00ED5E91"/>
    <w:rsid w:val="00ED61FF"/>
    <w:rsid w:val="00ED629B"/>
    <w:rsid w:val="00ED6ED3"/>
    <w:rsid w:val="00ED710C"/>
    <w:rsid w:val="00ED72D4"/>
    <w:rsid w:val="00ED73D5"/>
    <w:rsid w:val="00ED787A"/>
    <w:rsid w:val="00ED7D01"/>
    <w:rsid w:val="00ED7E90"/>
    <w:rsid w:val="00EE0159"/>
    <w:rsid w:val="00EE035D"/>
    <w:rsid w:val="00EE05EE"/>
    <w:rsid w:val="00EE1282"/>
    <w:rsid w:val="00EE143A"/>
    <w:rsid w:val="00EE2087"/>
    <w:rsid w:val="00EE23CC"/>
    <w:rsid w:val="00EE2BC2"/>
    <w:rsid w:val="00EE2D13"/>
    <w:rsid w:val="00EE3354"/>
    <w:rsid w:val="00EE3895"/>
    <w:rsid w:val="00EE3902"/>
    <w:rsid w:val="00EE3D02"/>
    <w:rsid w:val="00EE3E8B"/>
    <w:rsid w:val="00EE4EFA"/>
    <w:rsid w:val="00EE4F99"/>
    <w:rsid w:val="00EE5404"/>
    <w:rsid w:val="00EE564A"/>
    <w:rsid w:val="00EE56B8"/>
    <w:rsid w:val="00EE5A8F"/>
    <w:rsid w:val="00EE5B86"/>
    <w:rsid w:val="00EE5DA1"/>
    <w:rsid w:val="00EE66FC"/>
    <w:rsid w:val="00EE6834"/>
    <w:rsid w:val="00EE6FEE"/>
    <w:rsid w:val="00EE7566"/>
    <w:rsid w:val="00EE7D10"/>
    <w:rsid w:val="00EE7DD1"/>
    <w:rsid w:val="00EF0C3C"/>
    <w:rsid w:val="00EF1F57"/>
    <w:rsid w:val="00EF2393"/>
    <w:rsid w:val="00EF2523"/>
    <w:rsid w:val="00EF2FB2"/>
    <w:rsid w:val="00EF2FD7"/>
    <w:rsid w:val="00EF371C"/>
    <w:rsid w:val="00EF3A02"/>
    <w:rsid w:val="00EF3A80"/>
    <w:rsid w:val="00EF4531"/>
    <w:rsid w:val="00EF4ADC"/>
    <w:rsid w:val="00EF4CEB"/>
    <w:rsid w:val="00EF4CF1"/>
    <w:rsid w:val="00EF4EB6"/>
    <w:rsid w:val="00EF58E6"/>
    <w:rsid w:val="00EF5997"/>
    <w:rsid w:val="00EF61D3"/>
    <w:rsid w:val="00EF62A9"/>
    <w:rsid w:val="00EF6874"/>
    <w:rsid w:val="00EF6F03"/>
    <w:rsid w:val="00EF746B"/>
    <w:rsid w:val="00EF77D6"/>
    <w:rsid w:val="00F002E0"/>
    <w:rsid w:val="00F00802"/>
    <w:rsid w:val="00F00AF8"/>
    <w:rsid w:val="00F00F14"/>
    <w:rsid w:val="00F012AC"/>
    <w:rsid w:val="00F01401"/>
    <w:rsid w:val="00F02CC8"/>
    <w:rsid w:val="00F033C1"/>
    <w:rsid w:val="00F03F8A"/>
    <w:rsid w:val="00F04293"/>
    <w:rsid w:val="00F0437A"/>
    <w:rsid w:val="00F04569"/>
    <w:rsid w:val="00F047FD"/>
    <w:rsid w:val="00F04BE0"/>
    <w:rsid w:val="00F0561C"/>
    <w:rsid w:val="00F05E50"/>
    <w:rsid w:val="00F06154"/>
    <w:rsid w:val="00F06333"/>
    <w:rsid w:val="00F06B9E"/>
    <w:rsid w:val="00F06C6C"/>
    <w:rsid w:val="00F06F27"/>
    <w:rsid w:val="00F077A2"/>
    <w:rsid w:val="00F077CD"/>
    <w:rsid w:val="00F07B61"/>
    <w:rsid w:val="00F10006"/>
    <w:rsid w:val="00F10068"/>
    <w:rsid w:val="00F10246"/>
    <w:rsid w:val="00F109A8"/>
    <w:rsid w:val="00F10B3B"/>
    <w:rsid w:val="00F10DC2"/>
    <w:rsid w:val="00F114A4"/>
    <w:rsid w:val="00F11CA4"/>
    <w:rsid w:val="00F11DAF"/>
    <w:rsid w:val="00F12617"/>
    <w:rsid w:val="00F127E0"/>
    <w:rsid w:val="00F12ECD"/>
    <w:rsid w:val="00F1372A"/>
    <w:rsid w:val="00F13A86"/>
    <w:rsid w:val="00F13C43"/>
    <w:rsid w:val="00F1423C"/>
    <w:rsid w:val="00F14EDB"/>
    <w:rsid w:val="00F150A6"/>
    <w:rsid w:val="00F15DDF"/>
    <w:rsid w:val="00F167EA"/>
    <w:rsid w:val="00F16F32"/>
    <w:rsid w:val="00F17270"/>
    <w:rsid w:val="00F17953"/>
    <w:rsid w:val="00F17C4D"/>
    <w:rsid w:val="00F17C9F"/>
    <w:rsid w:val="00F20042"/>
    <w:rsid w:val="00F20458"/>
    <w:rsid w:val="00F205CA"/>
    <w:rsid w:val="00F20A99"/>
    <w:rsid w:val="00F20ABB"/>
    <w:rsid w:val="00F20F17"/>
    <w:rsid w:val="00F20F33"/>
    <w:rsid w:val="00F212F8"/>
    <w:rsid w:val="00F21C0C"/>
    <w:rsid w:val="00F22811"/>
    <w:rsid w:val="00F22968"/>
    <w:rsid w:val="00F22F2E"/>
    <w:rsid w:val="00F22F66"/>
    <w:rsid w:val="00F22F69"/>
    <w:rsid w:val="00F230AD"/>
    <w:rsid w:val="00F243F0"/>
    <w:rsid w:val="00F248C9"/>
    <w:rsid w:val="00F24EA8"/>
    <w:rsid w:val="00F252F1"/>
    <w:rsid w:val="00F25575"/>
    <w:rsid w:val="00F260D3"/>
    <w:rsid w:val="00F265A8"/>
    <w:rsid w:val="00F26E96"/>
    <w:rsid w:val="00F272FF"/>
    <w:rsid w:val="00F27693"/>
    <w:rsid w:val="00F27BBF"/>
    <w:rsid w:val="00F27FA4"/>
    <w:rsid w:val="00F31105"/>
    <w:rsid w:val="00F316AE"/>
    <w:rsid w:val="00F316E7"/>
    <w:rsid w:val="00F323DB"/>
    <w:rsid w:val="00F32A62"/>
    <w:rsid w:val="00F32C45"/>
    <w:rsid w:val="00F33035"/>
    <w:rsid w:val="00F3305A"/>
    <w:rsid w:val="00F332E3"/>
    <w:rsid w:val="00F3366B"/>
    <w:rsid w:val="00F336CA"/>
    <w:rsid w:val="00F3379C"/>
    <w:rsid w:val="00F34114"/>
    <w:rsid w:val="00F349DD"/>
    <w:rsid w:val="00F35982"/>
    <w:rsid w:val="00F35BCC"/>
    <w:rsid w:val="00F35CF7"/>
    <w:rsid w:val="00F36E3F"/>
    <w:rsid w:val="00F37330"/>
    <w:rsid w:val="00F377E6"/>
    <w:rsid w:val="00F37AC0"/>
    <w:rsid w:val="00F4001B"/>
    <w:rsid w:val="00F4038D"/>
    <w:rsid w:val="00F40863"/>
    <w:rsid w:val="00F40C2A"/>
    <w:rsid w:val="00F4166F"/>
    <w:rsid w:val="00F420E9"/>
    <w:rsid w:val="00F427C3"/>
    <w:rsid w:val="00F43518"/>
    <w:rsid w:val="00F43DA4"/>
    <w:rsid w:val="00F440CA"/>
    <w:rsid w:val="00F440D8"/>
    <w:rsid w:val="00F44F21"/>
    <w:rsid w:val="00F451F7"/>
    <w:rsid w:val="00F45687"/>
    <w:rsid w:val="00F46306"/>
    <w:rsid w:val="00F46438"/>
    <w:rsid w:val="00F4686D"/>
    <w:rsid w:val="00F46985"/>
    <w:rsid w:val="00F47015"/>
    <w:rsid w:val="00F4725F"/>
    <w:rsid w:val="00F47CB7"/>
    <w:rsid w:val="00F47F1E"/>
    <w:rsid w:val="00F5057B"/>
    <w:rsid w:val="00F50949"/>
    <w:rsid w:val="00F50A82"/>
    <w:rsid w:val="00F51068"/>
    <w:rsid w:val="00F5110B"/>
    <w:rsid w:val="00F512AF"/>
    <w:rsid w:val="00F517AA"/>
    <w:rsid w:val="00F5194B"/>
    <w:rsid w:val="00F51DF4"/>
    <w:rsid w:val="00F522B7"/>
    <w:rsid w:val="00F535F9"/>
    <w:rsid w:val="00F53726"/>
    <w:rsid w:val="00F53C19"/>
    <w:rsid w:val="00F53CF9"/>
    <w:rsid w:val="00F5465A"/>
    <w:rsid w:val="00F54CFC"/>
    <w:rsid w:val="00F553CA"/>
    <w:rsid w:val="00F56482"/>
    <w:rsid w:val="00F56C6B"/>
    <w:rsid w:val="00F56C9D"/>
    <w:rsid w:val="00F57074"/>
    <w:rsid w:val="00F57907"/>
    <w:rsid w:val="00F57B22"/>
    <w:rsid w:val="00F57D37"/>
    <w:rsid w:val="00F6013B"/>
    <w:rsid w:val="00F6028D"/>
    <w:rsid w:val="00F60C21"/>
    <w:rsid w:val="00F60D2F"/>
    <w:rsid w:val="00F60E9F"/>
    <w:rsid w:val="00F60FCD"/>
    <w:rsid w:val="00F612B4"/>
    <w:rsid w:val="00F61454"/>
    <w:rsid w:val="00F622B0"/>
    <w:rsid w:val="00F62674"/>
    <w:rsid w:val="00F62913"/>
    <w:rsid w:val="00F6296D"/>
    <w:rsid w:val="00F63067"/>
    <w:rsid w:val="00F630EB"/>
    <w:rsid w:val="00F6341B"/>
    <w:rsid w:val="00F63DED"/>
    <w:rsid w:val="00F64382"/>
    <w:rsid w:val="00F64646"/>
    <w:rsid w:val="00F64FB0"/>
    <w:rsid w:val="00F65AD1"/>
    <w:rsid w:val="00F66AA2"/>
    <w:rsid w:val="00F6707A"/>
    <w:rsid w:val="00F6734E"/>
    <w:rsid w:val="00F676F1"/>
    <w:rsid w:val="00F67AEA"/>
    <w:rsid w:val="00F67B2F"/>
    <w:rsid w:val="00F707A1"/>
    <w:rsid w:val="00F70CFC"/>
    <w:rsid w:val="00F7112A"/>
    <w:rsid w:val="00F7119F"/>
    <w:rsid w:val="00F711AF"/>
    <w:rsid w:val="00F71372"/>
    <w:rsid w:val="00F71B48"/>
    <w:rsid w:val="00F720D1"/>
    <w:rsid w:val="00F72922"/>
    <w:rsid w:val="00F72E95"/>
    <w:rsid w:val="00F7331D"/>
    <w:rsid w:val="00F73576"/>
    <w:rsid w:val="00F737DC"/>
    <w:rsid w:val="00F74BE5"/>
    <w:rsid w:val="00F7531D"/>
    <w:rsid w:val="00F75649"/>
    <w:rsid w:val="00F75BBE"/>
    <w:rsid w:val="00F75D4D"/>
    <w:rsid w:val="00F75D98"/>
    <w:rsid w:val="00F76F5C"/>
    <w:rsid w:val="00F77632"/>
    <w:rsid w:val="00F77A4B"/>
    <w:rsid w:val="00F80208"/>
    <w:rsid w:val="00F80409"/>
    <w:rsid w:val="00F8041B"/>
    <w:rsid w:val="00F806B0"/>
    <w:rsid w:val="00F80779"/>
    <w:rsid w:val="00F809C2"/>
    <w:rsid w:val="00F80FDD"/>
    <w:rsid w:val="00F81115"/>
    <w:rsid w:val="00F81578"/>
    <w:rsid w:val="00F81748"/>
    <w:rsid w:val="00F8179E"/>
    <w:rsid w:val="00F81815"/>
    <w:rsid w:val="00F81933"/>
    <w:rsid w:val="00F81B6F"/>
    <w:rsid w:val="00F82143"/>
    <w:rsid w:val="00F82534"/>
    <w:rsid w:val="00F82DF1"/>
    <w:rsid w:val="00F8342A"/>
    <w:rsid w:val="00F83923"/>
    <w:rsid w:val="00F83A25"/>
    <w:rsid w:val="00F84049"/>
    <w:rsid w:val="00F8460C"/>
    <w:rsid w:val="00F84645"/>
    <w:rsid w:val="00F8474A"/>
    <w:rsid w:val="00F84C1C"/>
    <w:rsid w:val="00F84FFD"/>
    <w:rsid w:val="00F86B23"/>
    <w:rsid w:val="00F86D9A"/>
    <w:rsid w:val="00F86DC2"/>
    <w:rsid w:val="00F86F19"/>
    <w:rsid w:val="00F86FD5"/>
    <w:rsid w:val="00F8756C"/>
    <w:rsid w:val="00F87A0D"/>
    <w:rsid w:val="00F90023"/>
    <w:rsid w:val="00F90122"/>
    <w:rsid w:val="00F905A6"/>
    <w:rsid w:val="00F90681"/>
    <w:rsid w:val="00F907D7"/>
    <w:rsid w:val="00F90CFB"/>
    <w:rsid w:val="00F90E30"/>
    <w:rsid w:val="00F91189"/>
    <w:rsid w:val="00F91277"/>
    <w:rsid w:val="00F91CAC"/>
    <w:rsid w:val="00F92C3A"/>
    <w:rsid w:val="00F93F6C"/>
    <w:rsid w:val="00F94592"/>
    <w:rsid w:val="00F94A3C"/>
    <w:rsid w:val="00F94A3F"/>
    <w:rsid w:val="00F950A7"/>
    <w:rsid w:val="00F95468"/>
    <w:rsid w:val="00F956F2"/>
    <w:rsid w:val="00F95EE8"/>
    <w:rsid w:val="00F9662D"/>
    <w:rsid w:val="00F96A3D"/>
    <w:rsid w:val="00F96CA0"/>
    <w:rsid w:val="00F96E5F"/>
    <w:rsid w:val="00F97999"/>
    <w:rsid w:val="00FA0631"/>
    <w:rsid w:val="00FA0696"/>
    <w:rsid w:val="00FA0AAD"/>
    <w:rsid w:val="00FA0F14"/>
    <w:rsid w:val="00FA10C8"/>
    <w:rsid w:val="00FA16AD"/>
    <w:rsid w:val="00FA1F08"/>
    <w:rsid w:val="00FA2DA6"/>
    <w:rsid w:val="00FA3166"/>
    <w:rsid w:val="00FA3511"/>
    <w:rsid w:val="00FA3768"/>
    <w:rsid w:val="00FA4B71"/>
    <w:rsid w:val="00FA4BB7"/>
    <w:rsid w:val="00FA500E"/>
    <w:rsid w:val="00FA5187"/>
    <w:rsid w:val="00FA5191"/>
    <w:rsid w:val="00FA53BD"/>
    <w:rsid w:val="00FA58F0"/>
    <w:rsid w:val="00FA5A36"/>
    <w:rsid w:val="00FA5B62"/>
    <w:rsid w:val="00FA5D34"/>
    <w:rsid w:val="00FA60AB"/>
    <w:rsid w:val="00FA63AC"/>
    <w:rsid w:val="00FA6B8C"/>
    <w:rsid w:val="00FA7F37"/>
    <w:rsid w:val="00FB079A"/>
    <w:rsid w:val="00FB0F9E"/>
    <w:rsid w:val="00FB1427"/>
    <w:rsid w:val="00FB1542"/>
    <w:rsid w:val="00FB20D2"/>
    <w:rsid w:val="00FB2243"/>
    <w:rsid w:val="00FB25B7"/>
    <w:rsid w:val="00FB27C2"/>
    <w:rsid w:val="00FB289C"/>
    <w:rsid w:val="00FB30D7"/>
    <w:rsid w:val="00FB365B"/>
    <w:rsid w:val="00FB378A"/>
    <w:rsid w:val="00FB3C38"/>
    <w:rsid w:val="00FB46E7"/>
    <w:rsid w:val="00FB4D7E"/>
    <w:rsid w:val="00FB4DD5"/>
    <w:rsid w:val="00FB5057"/>
    <w:rsid w:val="00FB50E7"/>
    <w:rsid w:val="00FB53C9"/>
    <w:rsid w:val="00FB5D84"/>
    <w:rsid w:val="00FB6160"/>
    <w:rsid w:val="00FB61D8"/>
    <w:rsid w:val="00FB71A4"/>
    <w:rsid w:val="00FB733E"/>
    <w:rsid w:val="00FC0536"/>
    <w:rsid w:val="00FC0901"/>
    <w:rsid w:val="00FC0B0E"/>
    <w:rsid w:val="00FC0E7D"/>
    <w:rsid w:val="00FC10AD"/>
    <w:rsid w:val="00FC1202"/>
    <w:rsid w:val="00FC1A1E"/>
    <w:rsid w:val="00FC1DF1"/>
    <w:rsid w:val="00FC1F83"/>
    <w:rsid w:val="00FC21D5"/>
    <w:rsid w:val="00FC2237"/>
    <w:rsid w:val="00FC2C4E"/>
    <w:rsid w:val="00FC2F74"/>
    <w:rsid w:val="00FC31F6"/>
    <w:rsid w:val="00FC3309"/>
    <w:rsid w:val="00FC362C"/>
    <w:rsid w:val="00FC3893"/>
    <w:rsid w:val="00FC3C46"/>
    <w:rsid w:val="00FC3F5E"/>
    <w:rsid w:val="00FC45CA"/>
    <w:rsid w:val="00FC4C8D"/>
    <w:rsid w:val="00FC4ECC"/>
    <w:rsid w:val="00FC5455"/>
    <w:rsid w:val="00FC5486"/>
    <w:rsid w:val="00FC55EC"/>
    <w:rsid w:val="00FC58C9"/>
    <w:rsid w:val="00FC5BD2"/>
    <w:rsid w:val="00FC5F84"/>
    <w:rsid w:val="00FC6853"/>
    <w:rsid w:val="00FC7E51"/>
    <w:rsid w:val="00FD027E"/>
    <w:rsid w:val="00FD0DC1"/>
    <w:rsid w:val="00FD1A3E"/>
    <w:rsid w:val="00FD1D5B"/>
    <w:rsid w:val="00FD2251"/>
    <w:rsid w:val="00FD2480"/>
    <w:rsid w:val="00FD2986"/>
    <w:rsid w:val="00FD2F75"/>
    <w:rsid w:val="00FD3084"/>
    <w:rsid w:val="00FD32E6"/>
    <w:rsid w:val="00FD3FEF"/>
    <w:rsid w:val="00FD47DA"/>
    <w:rsid w:val="00FD5541"/>
    <w:rsid w:val="00FD5943"/>
    <w:rsid w:val="00FD5B31"/>
    <w:rsid w:val="00FD5BA0"/>
    <w:rsid w:val="00FD6119"/>
    <w:rsid w:val="00FD61BE"/>
    <w:rsid w:val="00FD6872"/>
    <w:rsid w:val="00FD6932"/>
    <w:rsid w:val="00FD6F38"/>
    <w:rsid w:val="00FD6FBA"/>
    <w:rsid w:val="00FD72E3"/>
    <w:rsid w:val="00FD76D5"/>
    <w:rsid w:val="00FD7783"/>
    <w:rsid w:val="00FD79ED"/>
    <w:rsid w:val="00FD7B25"/>
    <w:rsid w:val="00FE0464"/>
    <w:rsid w:val="00FE08D4"/>
    <w:rsid w:val="00FE0F29"/>
    <w:rsid w:val="00FE13EB"/>
    <w:rsid w:val="00FE1583"/>
    <w:rsid w:val="00FE15BB"/>
    <w:rsid w:val="00FE1D75"/>
    <w:rsid w:val="00FE221A"/>
    <w:rsid w:val="00FE23F7"/>
    <w:rsid w:val="00FE2A69"/>
    <w:rsid w:val="00FE2F73"/>
    <w:rsid w:val="00FE3162"/>
    <w:rsid w:val="00FE3569"/>
    <w:rsid w:val="00FE3703"/>
    <w:rsid w:val="00FE3A29"/>
    <w:rsid w:val="00FE3C24"/>
    <w:rsid w:val="00FE3D17"/>
    <w:rsid w:val="00FE4030"/>
    <w:rsid w:val="00FE419C"/>
    <w:rsid w:val="00FE41B4"/>
    <w:rsid w:val="00FE4489"/>
    <w:rsid w:val="00FE469D"/>
    <w:rsid w:val="00FE4F2A"/>
    <w:rsid w:val="00FE5779"/>
    <w:rsid w:val="00FE5921"/>
    <w:rsid w:val="00FE5C7D"/>
    <w:rsid w:val="00FE6379"/>
    <w:rsid w:val="00FE692A"/>
    <w:rsid w:val="00FE6A2D"/>
    <w:rsid w:val="00FE71DF"/>
    <w:rsid w:val="00FE79CA"/>
    <w:rsid w:val="00FE7DF0"/>
    <w:rsid w:val="00FF0027"/>
    <w:rsid w:val="00FF01C4"/>
    <w:rsid w:val="00FF02F6"/>
    <w:rsid w:val="00FF0307"/>
    <w:rsid w:val="00FF0B06"/>
    <w:rsid w:val="00FF0E5B"/>
    <w:rsid w:val="00FF0E78"/>
    <w:rsid w:val="00FF14C9"/>
    <w:rsid w:val="00FF177A"/>
    <w:rsid w:val="00FF194D"/>
    <w:rsid w:val="00FF1D2F"/>
    <w:rsid w:val="00FF22A6"/>
    <w:rsid w:val="00FF3533"/>
    <w:rsid w:val="00FF3D35"/>
    <w:rsid w:val="00FF4154"/>
    <w:rsid w:val="00FF428F"/>
    <w:rsid w:val="00FF4758"/>
    <w:rsid w:val="00FF4F01"/>
    <w:rsid w:val="00FF54A8"/>
    <w:rsid w:val="00FF551E"/>
    <w:rsid w:val="00FF59A9"/>
    <w:rsid w:val="00FF5CB4"/>
    <w:rsid w:val="00FF5DAE"/>
    <w:rsid w:val="00FF5ED7"/>
    <w:rsid w:val="00FF5F27"/>
    <w:rsid w:val="00FF6F2F"/>
    <w:rsid w:val="00FF703A"/>
    <w:rsid w:val="00FF71D2"/>
    <w:rsid w:val="00FF7FC1"/>
    <w:rsid w:val="011A4B41"/>
    <w:rsid w:val="01515A1D"/>
    <w:rsid w:val="0155BD38"/>
    <w:rsid w:val="015E1BDB"/>
    <w:rsid w:val="016434AF"/>
    <w:rsid w:val="01797685"/>
    <w:rsid w:val="018299C6"/>
    <w:rsid w:val="0197D93C"/>
    <w:rsid w:val="01A25117"/>
    <w:rsid w:val="01CAF692"/>
    <w:rsid w:val="01D361E3"/>
    <w:rsid w:val="01E5F0CC"/>
    <w:rsid w:val="01F5F02A"/>
    <w:rsid w:val="020D6D28"/>
    <w:rsid w:val="0232EB3A"/>
    <w:rsid w:val="02455B2D"/>
    <w:rsid w:val="0250DD53"/>
    <w:rsid w:val="02559BB0"/>
    <w:rsid w:val="025AC47D"/>
    <w:rsid w:val="0270B699"/>
    <w:rsid w:val="02E74C82"/>
    <w:rsid w:val="0339119D"/>
    <w:rsid w:val="033AAEC8"/>
    <w:rsid w:val="033B61AB"/>
    <w:rsid w:val="034F8488"/>
    <w:rsid w:val="03A137EC"/>
    <w:rsid w:val="03A434A0"/>
    <w:rsid w:val="03BCC50A"/>
    <w:rsid w:val="03C0CF64"/>
    <w:rsid w:val="03C4D30C"/>
    <w:rsid w:val="03D6E57D"/>
    <w:rsid w:val="040276EA"/>
    <w:rsid w:val="0405D824"/>
    <w:rsid w:val="04170964"/>
    <w:rsid w:val="04504EF9"/>
    <w:rsid w:val="0455895F"/>
    <w:rsid w:val="04676D80"/>
    <w:rsid w:val="047EA498"/>
    <w:rsid w:val="048D3567"/>
    <w:rsid w:val="04AB60C0"/>
    <w:rsid w:val="04CDD4AC"/>
    <w:rsid w:val="04D6FA98"/>
    <w:rsid w:val="04EB5C5A"/>
    <w:rsid w:val="04F26C63"/>
    <w:rsid w:val="05029754"/>
    <w:rsid w:val="057318D8"/>
    <w:rsid w:val="057AAA34"/>
    <w:rsid w:val="057EC0AD"/>
    <w:rsid w:val="05967CFF"/>
    <w:rsid w:val="05AAE351"/>
    <w:rsid w:val="05D8F6A0"/>
    <w:rsid w:val="05E15594"/>
    <w:rsid w:val="060769D1"/>
    <w:rsid w:val="0619BEA5"/>
    <w:rsid w:val="061BA508"/>
    <w:rsid w:val="062D7E4D"/>
    <w:rsid w:val="064D21DB"/>
    <w:rsid w:val="0677E5C2"/>
    <w:rsid w:val="067941EE"/>
    <w:rsid w:val="067CB2A6"/>
    <w:rsid w:val="06900740"/>
    <w:rsid w:val="069FB845"/>
    <w:rsid w:val="06ACEE59"/>
    <w:rsid w:val="06AECEE4"/>
    <w:rsid w:val="06B460F6"/>
    <w:rsid w:val="06B81BF7"/>
    <w:rsid w:val="06BF2F57"/>
    <w:rsid w:val="06EC42EE"/>
    <w:rsid w:val="0747D47E"/>
    <w:rsid w:val="0747F69F"/>
    <w:rsid w:val="0765D01B"/>
    <w:rsid w:val="07EC0354"/>
    <w:rsid w:val="07EF91A7"/>
    <w:rsid w:val="07F17C7E"/>
    <w:rsid w:val="0812BA96"/>
    <w:rsid w:val="08210FB9"/>
    <w:rsid w:val="084B34E5"/>
    <w:rsid w:val="087F11A1"/>
    <w:rsid w:val="0893E924"/>
    <w:rsid w:val="08996D97"/>
    <w:rsid w:val="08D10AAD"/>
    <w:rsid w:val="08E26031"/>
    <w:rsid w:val="08E6C931"/>
    <w:rsid w:val="08ED0DA9"/>
    <w:rsid w:val="08F21B1D"/>
    <w:rsid w:val="08FFAC3F"/>
    <w:rsid w:val="09238D0F"/>
    <w:rsid w:val="09257507"/>
    <w:rsid w:val="09829A0D"/>
    <w:rsid w:val="098E83F7"/>
    <w:rsid w:val="09CF09D7"/>
    <w:rsid w:val="09DD771F"/>
    <w:rsid w:val="0A155F8A"/>
    <w:rsid w:val="0A231758"/>
    <w:rsid w:val="0A2694CE"/>
    <w:rsid w:val="0A2FF96E"/>
    <w:rsid w:val="0A3AB83F"/>
    <w:rsid w:val="0A486820"/>
    <w:rsid w:val="0A5447C1"/>
    <w:rsid w:val="0A980F14"/>
    <w:rsid w:val="0A9A30FC"/>
    <w:rsid w:val="0AB3D006"/>
    <w:rsid w:val="0ABB3920"/>
    <w:rsid w:val="0AC7B1A7"/>
    <w:rsid w:val="0ADA2BC2"/>
    <w:rsid w:val="0AE8A530"/>
    <w:rsid w:val="0B02115F"/>
    <w:rsid w:val="0B0F8BA7"/>
    <w:rsid w:val="0B29251B"/>
    <w:rsid w:val="0B654747"/>
    <w:rsid w:val="0B80981F"/>
    <w:rsid w:val="0B952669"/>
    <w:rsid w:val="0B9A804E"/>
    <w:rsid w:val="0BBC43B8"/>
    <w:rsid w:val="0BD076E1"/>
    <w:rsid w:val="0BFCEB4C"/>
    <w:rsid w:val="0C017C05"/>
    <w:rsid w:val="0C0D9AEE"/>
    <w:rsid w:val="0C322A2D"/>
    <w:rsid w:val="0C3A13B9"/>
    <w:rsid w:val="0C577DC8"/>
    <w:rsid w:val="0C6A1AF3"/>
    <w:rsid w:val="0C76AB55"/>
    <w:rsid w:val="0C974A46"/>
    <w:rsid w:val="0C9FBBC8"/>
    <w:rsid w:val="0CA32BAD"/>
    <w:rsid w:val="0CA53B24"/>
    <w:rsid w:val="0CF4DDCF"/>
    <w:rsid w:val="0CF57B66"/>
    <w:rsid w:val="0D26C259"/>
    <w:rsid w:val="0D338771"/>
    <w:rsid w:val="0D39CE47"/>
    <w:rsid w:val="0D5BA0B9"/>
    <w:rsid w:val="0D6BB9A0"/>
    <w:rsid w:val="0D7BC1B9"/>
    <w:rsid w:val="0D7D5EDC"/>
    <w:rsid w:val="0D8CF783"/>
    <w:rsid w:val="0D9F085D"/>
    <w:rsid w:val="0DA1C67C"/>
    <w:rsid w:val="0DB8A8A6"/>
    <w:rsid w:val="0DE843CF"/>
    <w:rsid w:val="0DEE7FF6"/>
    <w:rsid w:val="0E38025C"/>
    <w:rsid w:val="0E6B205D"/>
    <w:rsid w:val="0E7C4EF9"/>
    <w:rsid w:val="0E85712A"/>
    <w:rsid w:val="0EA971FA"/>
    <w:rsid w:val="0EC276AA"/>
    <w:rsid w:val="0EC397E9"/>
    <w:rsid w:val="0ED7EAAB"/>
    <w:rsid w:val="0EEB8BAA"/>
    <w:rsid w:val="0EEC0273"/>
    <w:rsid w:val="0EECE5EF"/>
    <w:rsid w:val="0F04CB37"/>
    <w:rsid w:val="0F0E2962"/>
    <w:rsid w:val="0F175C72"/>
    <w:rsid w:val="0F1C71AE"/>
    <w:rsid w:val="0F603DBF"/>
    <w:rsid w:val="0F6F58DE"/>
    <w:rsid w:val="0F71C37A"/>
    <w:rsid w:val="0F72BE8B"/>
    <w:rsid w:val="0F9F82E3"/>
    <w:rsid w:val="0FA9A416"/>
    <w:rsid w:val="0FAE74D3"/>
    <w:rsid w:val="0FB699BC"/>
    <w:rsid w:val="0FC9D46D"/>
    <w:rsid w:val="0FCEE1E0"/>
    <w:rsid w:val="0FDF1BCC"/>
    <w:rsid w:val="101A40C4"/>
    <w:rsid w:val="10431CC7"/>
    <w:rsid w:val="104C652C"/>
    <w:rsid w:val="104E0853"/>
    <w:rsid w:val="10748E4D"/>
    <w:rsid w:val="1078C026"/>
    <w:rsid w:val="10B268D9"/>
    <w:rsid w:val="10E9AB87"/>
    <w:rsid w:val="11070708"/>
    <w:rsid w:val="1144A97B"/>
    <w:rsid w:val="1151389D"/>
    <w:rsid w:val="117DDB5E"/>
    <w:rsid w:val="118FD815"/>
    <w:rsid w:val="119ACD07"/>
    <w:rsid w:val="11A7AB53"/>
    <w:rsid w:val="11DE6AD9"/>
    <w:rsid w:val="1222E16E"/>
    <w:rsid w:val="1247593F"/>
    <w:rsid w:val="124CA3A5"/>
    <w:rsid w:val="12540AB2"/>
    <w:rsid w:val="127B5165"/>
    <w:rsid w:val="12805426"/>
    <w:rsid w:val="12A24980"/>
    <w:rsid w:val="12CFBF79"/>
    <w:rsid w:val="12D37594"/>
    <w:rsid w:val="12F4E9E6"/>
    <w:rsid w:val="12F59905"/>
    <w:rsid w:val="12F9991D"/>
    <w:rsid w:val="132995C9"/>
    <w:rsid w:val="1349BAE6"/>
    <w:rsid w:val="13593ABB"/>
    <w:rsid w:val="136A287C"/>
    <w:rsid w:val="137C2A6D"/>
    <w:rsid w:val="13A03EE0"/>
    <w:rsid w:val="13C17A94"/>
    <w:rsid w:val="13F3A0AF"/>
    <w:rsid w:val="13FBC298"/>
    <w:rsid w:val="143B2E3D"/>
    <w:rsid w:val="14602D3D"/>
    <w:rsid w:val="1476B3CD"/>
    <w:rsid w:val="1481BD3A"/>
    <w:rsid w:val="148A99C8"/>
    <w:rsid w:val="14E725AC"/>
    <w:rsid w:val="14EF6482"/>
    <w:rsid w:val="153237EC"/>
    <w:rsid w:val="153E2086"/>
    <w:rsid w:val="1544797A"/>
    <w:rsid w:val="155A4791"/>
    <w:rsid w:val="15637F72"/>
    <w:rsid w:val="156AC2AB"/>
    <w:rsid w:val="15856CD0"/>
    <w:rsid w:val="15882EC7"/>
    <w:rsid w:val="158FCE72"/>
    <w:rsid w:val="15A12055"/>
    <w:rsid w:val="15A9B77C"/>
    <w:rsid w:val="15A9BA0C"/>
    <w:rsid w:val="15A9F211"/>
    <w:rsid w:val="15CF168A"/>
    <w:rsid w:val="15E123EC"/>
    <w:rsid w:val="15F2BCFB"/>
    <w:rsid w:val="161F5A93"/>
    <w:rsid w:val="16251937"/>
    <w:rsid w:val="1631EBDB"/>
    <w:rsid w:val="1649A8A7"/>
    <w:rsid w:val="167A5F79"/>
    <w:rsid w:val="16A4217A"/>
    <w:rsid w:val="16B0B44D"/>
    <w:rsid w:val="16CF8E7B"/>
    <w:rsid w:val="16D50E53"/>
    <w:rsid w:val="16FB7D57"/>
    <w:rsid w:val="1710640E"/>
    <w:rsid w:val="1728FAFE"/>
    <w:rsid w:val="172D234D"/>
    <w:rsid w:val="173081D9"/>
    <w:rsid w:val="17831A38"/>
    <w:rsid w:val="17A1FD6D"/>
    <w:rsid w:val="17B42E5D"/>
    <w:rsid w:val="17DE5BCC"/>
    <w:rsid w:val="17DEDD8C"/>
    <w:rsid w:val="17F095B6"/>
    <w:rsid w:val="180B59EB"/>
    <w:rsid w:val="18118901"/>
    <w:rsid w:val="1823DC11"/>
    <w:rsid w:val="18294335"/>
    <w:rsid w:val="18298CCE"/>
    <w:rsid w:val="1835F8EF"/>
    <w:rsid w:val="184DAB2D"/>
    <w:rsid w:val="18542575"/>
    <w:rsid w:val="18A20FD4"/>
    <w:rsid w:val="18AF1B7D"/>
    <w:rsid w:val="18BA1C20"/>
    <w:rsid w:val="18BF71E9"/>
    <w:rsid w:val="18C50C2B"/>
    <w:rsid w:val="190168A7"/>
    <w:rsid w:val="190B9D74"/>
    <w:rsid w:val="191AD0F4"/>
    <w:rsid w:val="192E3381"/>
    <w:rsid w:val="19301D66"/>
    <w:rsid w:val="1934321F"/>
    <w:rsid w:val="19BBB6F3"/>
    <w:rsid w:val="19D901F1"/>
    <w:rsid w:val="19E69230"/>
    <w:rsid w:val="19F5A825"/>
    <w:rsid w:val="1A09253C"/>
    <w:rsid w:val="1A25C92A"/>
    <w:rsid w:val="1A42243A"/>
    <w:rsid w:val="1A477A1D"/>
    <w:rsid w:val="1A663C4C"/>
    <w:rsid w:val="1A71C401"/>
    <w:rsid w:val="1A77514C"/>
    <w:rsid w:val="1A94E772"/>
    <w:rsid w:val="1AB95650"/>
    <w:rsid w:val="1ACD5DBA"/>
    <w:rsid w:val="1AF1B532"/>
    <w:rsid w:val="1B2D4B89"/>
    <w:rsid w:val="1B3A1924"/>
    <w:rsid w:val="1B5A901F"/>
    <w:rsid w:val="1B60F311"/>
    <w:rsid w:val="1B6F2392"/>
    <w:rsid w:val="1B7BA5F0"/>
    <w:rsid w:val="1BC1D2B0"/>
    <w:rsid w:val="1C06ED12"/>
    <w:rsid w:val="1C0D9462"/>
    <w:rsid w:val="1C3B121C"/>
    <w:rsid w:val="1C3D96EE"/>
    <w:rsid w:val="1C46AA1D"/>
    <w:rsid w:val="1C5AB688"/>
    <w:rsid w:val="1C629738"/>
    <w:rsid w:val="1C646F20"/>
    <w:rsid w:val="1C749B06"/>
    <w:rsid w:val="1C7E9C32"/>
    <w:rsid w:val="1C801044"/>
    <w:rsid w:val="1C859925"/>
    <w:rsid w:val="1CB5FA4A"/>
    <w:rsid w:val="1CD96E08"/>
    <w:rsid w:val="1CDFC6FC"/>
    <w:rsid w:val="1CF359A2"/>
    <w:rsid w:val="1D04B465"/>
    <w:rsid w:val="1D120673"/>
    <w:rsid w:val="1D2C8834"/>
    <w:rsid w:val="1D2D3905"/>
    <w:rsid w:val="1D45F5FB"/>
    <w:rsid w:val="1D69F0C1"/>
    <w:rsid w:val="1D903B9A"/>
    <w:rsid w:val="1D94C3A2"/>
    <w:rsid w:val="1D958539"/>
    <w:rsid w:val="1DA257C8"/>
    <w:rsid w:val="1DABC622"/>
    <w:rsid w:val="1DC35B67"/>
    <w:rsid w:val="1DCACC44"/>
    <w:rsid w:val="1E08D38F"/>
    <w:rsid w:val="1E0D0449"/>
    <w:rsid w:val="1E14DF29"/>
    <w:rsid w:val="1E1F17A7"/>
    <w:rsid w:val="1E2F3611"/>
    <w:rsid w:val="1E322589"/>
    <w:rsid w:val="1E3C6509"/>
    <w:rsid w:val="1E90C566"/>
    <w:rsid w:val="1EE68D9D"/>
    <w:rsid w:val="1EF3CC8B"/>
    <w:rsid w:val="1F210DA4"/>
    <w:rsid w:val="1F2EACF6"/>
    <w:rsid w:val="1F52607A"/>
    <w:rsid w:val="1F56D347"/>
    <w:rsid w:val="1F5B1300"/>
    <w:rsid w:val="1F8DF6F6"/>
    <w:rsid w:val="1FA980C7"/>
    <w:rsid w:val="1FB2ABBB"/>
    <w:rsid w:val="1FB54468"/>
    <w:rsid w:val="1FB753B7"/>
    <w:rsid w:val="1FD0D042"/>
    <w:rsid w:val="2018101F"/>
    <w:rsid w:val="2020A981"/>
    <w:rsid w:val="2023C036"/>
    <w:rsid w:val="203CC26A"/>
    <w:rsid w:val="203DA0B2"/>
    <w:rsid w:val="204A32EE"/>
    <w:rsid w:val="2059D72B"/>
    <w:rsid w:val="20782E04"/>
    <w:rsid w:val="207DAA27"/>
    <w:rsid w:val="2080A0E1"/>
    <w:rsid w:val="208CA9A5"/>
    <w:rsid w:val="20B16A5C"/>
    <w:rsid w:val="20C56898"/>
    <w:rsid w:val="20C731B9"/>
    <w:rsid w:val="20ECE387"/>
    <w:rsid w:val="21019D7D"/>
    <w:rsid w:val="211C068B"/>
    <w:rsid w:val="2123D7C7"/>
    <w:rsid w:val="2136085B"/>
    <w:rsid w:val="21441238"/>
    <w:rsid w:val="21447939"/>
    <w:rsid w:val="2175C914"/>
    <w:rsid w:val="219940CB"/>
    <w:rsid w:val="21A1C7F3"/>
    <w:rsid w:val="21BF323E"/>
    <w:rsid w:val="21BFC91A"/>
    <w:rsid w:val="21E556B0"/>
    <w:rsid w:val="21FFF030"/>
    <w:rsid w:val="2207AF96"/>
    <w:rsid w:val="221AC00A"/>
    <w:rsid w:val="2221A7D9"/>
    <w:rsid w:val="223F593E"/>
    <w:rsid w:val="22600B2D"/>
    <w:rsid w:val="22789EF6"/>
    <w:rsid w:val="22AA4888"/>
    <w:rsid w:val="22EAD5CC"/>
    <w:rsid w:val="22FE6404"/>
    <w:rsid w:val="2311C747"/>
    <w:rsid w:val="23396D95"/>
    <w:rsid w:val="23917A5D"/>
    <w:rsid w:val="2394F7BD"/>
    <w:rsid w:val="23AFAD44"/>
    <w:rsid w:val="23D5086A"/>
    <w:rsid w:val="23D687B8"/>
    <w:rsid w:val="23E34351"/>
    <w:rsid w:val="24465210"/>
    <w:rsid w:val="245EDFBE"/>
    <w:rsid w:val="2472D00D"/>
    <w:rsid w:val="2478E0D6"/>
    <w:rsid w:val="248F695F"/>
    <w:rsid w:val="24971F8B"/>
    <w:rsid w:val="24D258E5"/>
    <w:rsid w:val="24D9EBBB"/>
    <w:rsid w:val="24EB7CA2"/>
    <w:rsid w:val="24FCF5D5"/>
    <w:rsid w:val="250E8413"/>
    <w:rsid w:val="25359D78"/>
    <w:rsid w:val="25450EC2"/>
    <w:rsid w:val="25811677"/>
    <w:rsid w:val="25A344D4"/>
    <w:rsid w:val="25A7EBBF"/>
    <w:rsid w:val="25B3563C"/>
    <w:rsid w:val="25D8EF47"/>
    <w:rsid w:val="25DC4EDD"/>
    <w:rsid w:val="25EF08D6"/>
    <w:rsid w:val="261E8E0C"/>
    <w:rsid w:val="262B72C5"/>
    <w:rsid w:val="2664710E"/>
    <w:rsid w:val="26A0E198"/>
    <w:rsid w:val="26AE0C00"/>
    <w:rsid w:val="26B6D8A0"/>
    <w:rsid w:val="26BE2731"/>
    <w:rsid w:val="26D0CC0D"/>
    <w:rsid w:val="26DAD740"/>
    <w:rsid w:val="26E4BFE8"/>
    <w:rsid w:val="26EA06D3"/>
    <w:rsid w:val="26EE0789"/>
    <w:rsid w:val="26F22009"/>
    <w:rsid w:val="270C5CFA"/>
    <w:rsid w:val="2726793E"/>
    <w:rsid w:val="274C1325"/>
    <w:rsid w:val="276376AE"/>
    <w:rsid w:val="277B0585"/>
    <w:rsid w:val="277EC351"/>
    <w:rsid w:val="278E8C9B"/>
    <w:rsid w:val="279BB61A"/>
    <w:rsid w:val="27AC5CE6"/>
    <w:rsid w:val="27AD4510"/>
    <w:rsid w:val="27F01F4C"/>
    <w:rsid w:val="280C269E"/>
    <w:rsid w:val="2810988C"/>
    <w:rsid w:val="28362BF6"/>
    <w:rsid w:val="287D56AC"/>
    <w:rsid w:val="28B9C50D"/>
    <w:rsid w:val="28BA16FB"/>
    <w:rsid w:val="28BED617"/>
    <w:rsid w:val="28C33A1F"/>
    <w:rsid w:val="28E0935E"/>
    <w:rsid w:val="28E96630"/>
    <w:rsid w:val="29225302"/>
    <w:rsid w:val="294C8163"/>
    <w:rsid w:val="29550F65"/>
    <w:rsid w:val="2975DF6D"/>
    <w:rsid w:val="29766643"/>
    <w:rsid w:val="2982EA01"/>
    <w:rsid w:val="298B3FB1"/>
    <w:rsid w:val="2996164C"/>
    <w:rsid w:val="29B98A76"/>
    <w:rsid w:val="29BC0271"/>
    <w:rsid w:val="29ED0338"/>
    <w:rsid w:val="29FBBAE7"/>
    <w:rsid w:val="2A82306B"/>
    <w:rsid w:val="2A8F5C68"/>
    <w:rsid w:val="2AA1887F"/>
    <w:rsid w:val="2AAF9FDC"/>
    <w:rsid w:val="2ABDA447"/>
    <w:rsid w:val="2AC21E30"/>
    <w:rsid w:val="2B009060"/>
    <w:rsid w:val="2B07CD8D"/>
    <w:rsid w:val="2B0CD66C"/>
    <w:rsid w:val="2B224015"/>
    <w:rsid w:val="2B6584DB"/>
    <w:rsid w:val="2B90433C"/>
    <w:rsid w:val="2B932018"/>
    <w:rsid w:val="2B9731E9"/>
    <w:rsid w:val="2BAF778D"/>
    <w:rsid w:val="2BC401FB"/>
    <w:rsid w:val="2BC6DA84"/>
    <w:rsid w:val="2BD26C51"/>
    <w:rsid w:val="2BDDF108"/>
    <w:rsid w:val="2C41F404"/>
    <w:rsid w:val="2C5FCF74"/>
    <w:rsid w:val="2C68FDDA"/>
    <w:rsid w:val="2C7C0448"/>
    <w:rsid w:val="2C7CC8F4"/>
    <w:rsid w:val="2CAAE06F"/>
    <w:rsid w:val="2CCF65B2"/>
    <w:rsid w:val="2CECCECF"/>
    <w:rsid w:val="2CF1C626"/>
    <w:rsid w:val="2D0362F3"/>
    <w:rsid w:val="2D05ECB6"/>
    <w:rsid w:val="2D0C509C"/>
    <w:rsid w:val="2D5EA339"/>
    <w:rsid w:val="2D62EA30"/>
    <w:rsid w:val="2DA68E1B"/>
    <w:rsid w:val="2DACE9FB"/>
    <w:rsid w:val="2DB671C6"/>
    <w:rsid w:val="2E025645"/>
    <w:rsid w:val="2E036AA3"/>
    <w:rsid w:val="2E3B869E"/>
    <w:rsid w:val="2E3E8499"/>
    <w:rsid w:val="2E46B0D0"/>
    <w:rsid w:val="2E9DEAFE"/>
    <w:rsid w:val="2EA918E6"/>
    <w:rsid w:val="2EC1E57D"/>
    <w:rsid w:val="2ED3B60B"/>
    <w:rsid w:val="2ED8EB40"/>
    <w:rsid w:val="2EFA397E"/>
    <w:rsid w:val="2F101AC8"/>
    <w:rsid w:val="2F24D725"/>
    <w:rsid w:val="2F253F5A"/>
    <w:rsid w:val="2F5A79CA"/>
    <w:rsid w:val="2F5CB120"/>
    <w:rsid w:val="2F6CFE1E"/>
    <w:rsid w:val="2F9FCA02"/>
    <w:rsid w:val="2FBEE167"/>
    <w:rsid w:val="2FCCB4A4"/>
    <w:rsid w:val="2FEB2EEE"/>
    <w:rsid w:val="302013A5"/>
    <w:rsid w:val="3054238D"/>
    <w:rsid w:val="30599809"/>
    <w:rsid w:val="3066B730"/>
    <w:rsid w:val="3066D247"/>
    <w:rsid w:val="307953C8"/>
    <w:rsid w:val="307BF70B"/>
    <w:rsid w:val="308D2DF5"/>
    <w:rsid w:val="308F14B1"/>
    <w:rsid w:val="30C4F597"/>
    <w:rsid w:val="30DE2EDD"/>
    <w:rsid w:val="30EBC2FB"/>
    <w:rsid w:val="310FA4F1"/>
    <w:rsid w:val="311F2B73"/>
    <w:rsid w:val="3121C8F1"/>
    <w:rsid w:val="312CB981"/>
    <w:rsid w:val="312D6E21"/>
    <w:rsid w:val="313DB0AB"/>
    <w:rsid w:val="314B8EF7"/>
    <w:rsid w:val="3150F238"/>
    <w:rsid w:val="31551F0D"/>
    <w:rsid w:val="31C4798A"/>
    <w:rsid w:val="31DBFE1A"/>
    <w:rsid w:val="31E2FEBC"/>
    <w:rsid w:val="32730E21"/>
    <w:rsid w:val="32AA8918"/>
    <w:rsid w:val="32F8C280"/>
    <w:rsid w:val="331B2FE8"/>
    <w:rsid w:val="33447BD9"/>
    <w:rsid w:val="33545AA1"/>
    <w:rsid w:val="3359EE87"/>
    <w:rsid w:val="336B4E69"/>
    <w:rsid w:val="3387A3DD"/>
    <w:rsid w:val="33D053FF"/>
    <w:rsid w:val="33E56BB5"/>
    <w:rsid w:val="33E5CCA8"/>
    <w:rsid w:val="33FB3E4D"/>
    <w:rsid w:val="340D7AA4"/>
    <w:rsid w:val="344317EF"/>
    <w:rsid w:val="3452CE4F"/>
    <w:rsid w:val="3453CA32"/>
    <w:rsid w:val="34A754D6"/>
    <w:rsid w:val="34D8F258"/>
    <w:rsid w:val="34EECF12"/>
    <w:rsid w:val="352639D7"/>
    <w:rsid w:val="3532CAC1"/>
    <w:rsid w:val="355AF84E"/>
    <w:rsid w:val="35960622"/>
    <w:rsid w:val="35B066A9"/>
    <w:rsid w:val="35F063F5"/>
    <w:rsid w:val="35F39A50"/>
    <w:rsid w:val="360647B3"/>
    <w:rsid w:val="361A78E3"/>
    <w:rsid w:val="362A0F4D"/>
    <w:rsid w:val="36840E07"/>
    <w:rsid w:val="368FC730"/>
    <w:rsid w:val="36A53508"/>
    <w:rsid w:val="36D1FA84"/>
    <w:rsid w:val="370AA0FB"/>
    <w:rsid w:val="371C2BC4"/>
    <w:rsid w:val="37228CEC"/>
    <w:rsid w:val="373C95C2"/>
    <w:rsid w:val="37518D7F"/>
    <w:rsid w:val="3773C4AC"/>
    <w:rsid w:val="3776CC26"/>
    <w:rsid w:val="3788D27B"/>
    <w:rsid w:val="378A53BD"/>
    <w:rsid w:val="37A0A16B"/>
    <w:rsid w:val="37A5E9AB"/>
    <w:rsid w:val="37DB6150"/>
    <w:rsid w:val="37DFB65A"/>
    <w:rsid w:val="37F02B92"/>
    <w:rsid w:val="380BA5FF"/>
    <w:rsid w:val="381832B8"/>
    <w:rsid w:val="38365AB9"/>
    <w:rsid w:val="3860DD4E"/>
    <w:rsid w:val="38838647"/>
    <w:rsid w:val="38A15B39"/>
    <w:rsid w:val="38C9D8D7"/>
    <w:rsid w:val="3919FF3B"/>
    <w:rsid w:val="391F2C03"/>
    <w:rsid w:val="393AC142"/>
    <w:rsid w:val="396AA42F"/>
    <w:rsid w:val="396D7502"/>
    <w:rsid w:val="397023ED"/>
    <w:rsid w:val="39721E1B"/>
    <w:rsid w:val="399F4C9D"/>
    <w:rsid w:val="39A03D5A"/>
    <w:rsid w:val="39A06DD8"/>
    <w:rsid w:val="39B20E0E"/>
    <w:rsid w:val="39BE7DC2"/>
    <w:rsid w:val="39E1DC64"/>
    <w:rsid w:val="3A00632A"/>
    <w:rsid w:val="3A1A5E93"/>
    <w:rsid w:val="3A20360E"/>
    <w:rsid w:val="3A8578A9"/>
    <w:rsid w:val="3A8AC9E6"/>
    <w:rsid w:val="3AA31C06"/>
    <w:rsid w:val="3AAA70D9"/>
    <w:rsid w:val="3AB0FC9E"/>
    <w:rsid w:val="3ABFE0AD"/>
    <w:rsid w:val="3AD59363"/>
    <w:rsid w:val="3B14EF85"/>
    <w:rsid w:val="3B2C9C78"/>
    <w:rsid w:val="3B64C180"/>
    <w:rsid w:val="3B6E4988"/>
    <w:rsid w:val="3B78A62B"/>
    <w:rsid w:val="3B8C88C8"/>
    <w:rsid w:val="3BBCB079"/>
    <w:rsid w:val="3C1B56C4"/>
    <w:rsid w:val="3C267CBD"/>
    <w:rsid w:val="3C4D8EC3"/>
    <w:rsid w:val="3C61399C"/>
    <w:rsid w:val="3C63D7F3"/>
    <w:rsid w:val="3C6D6F51"/>
    <w:rsid w:val="3C82CAE5"/>
    <w:rsid w:val="3C9FE9B6"/>
    <w:rsid w:val="3CB675C2"/>
    <w:rsid w:val="3CCEF2CE"/>
    <w:rsid w:val="3CD2E307"/>
    <w:rsid w:val="3CDCBA04"/>
    <w:rsid w:val="3CFB4E2F"/>
    <w:rsid w:val="3CFCB1C8"/>
    <w:rsid w:val="3D180A4E"/>
    <w:rsid w:val="3D233911"/>
    <w:rsid w:val="3D2B6B2B"/>
    <w:rsid w:val="3D56B16C"/>
    <w:rsid w:val="3D5E8E47"/>
    <w:rsid w:val="3D649F1D"/>
    <w:rsid w:val="3D7D8FE6"/>
    <w:rsid w:val="3D973F77"/>
    <w:rsid w:val="3D9B9ECF"/>
    <w:rsid w:val="3D9C9AEE"/>
    <w:rsid w:val="3DA9EB55"/>
    <w:rsid w:val="3DBD99BC"/>
    <w:rsid w:val="3DD2BAC5"/>
    <w:rsid w:val="3DE92B4B"/>
    <w:rsid w:val="3E2D12CF"/>
    <w:rsid w:val="3E4C735A"/>
    <w:rsid w:val="3E5D9948"/>
    <w:rsid w:val="3E8F12D7"/>
    <w:rsid w:val="3EA7C4C2"/>
    <w:rsid w:val="3EA827DC"/>
    <w:rsid w:val="3EFC6F15"/>
    <w:rsid w:val="3F3D12B8"/>
    <w:rsid w:val="3F3DB741"/>
    <w:rsid w:val="3F49F6CC"/>
    <w:rsid w:val="3F52F786"/>
    <w:rsid w:val="3F7BDB12"/>
    <w:rsid w:val="3FC22C4B"/>
    <w:rsid w:val="3FC7AD76"/>
    <w:rsid w:val="3FCF01E9"/>
    <w:rsid w:val="3FF357FC"/>
    <w:rsid w:val="3FFB3D77"/>
    <w:rsid w:val="4020BD06"/>
    <w:rsid w:val="4028E264"/>
    <w:rsid w:val="403C19D4"/>
    <w:rsid w:val="40548F22"/>
    <w:rsid w:val="407750D7"/>
    <w:rsid w:val="408E67BD"/>
    <w:rsid w:val="409294DE"/>
    <w:rsid w:val="40AF2619"/>
    <w:rsid w:val="40BAC876"/>
    <w:rsid w:val="40C68395"/>
    <w:rsid w:val="40CCAE31"/>
    <w:rsid w:val="40E2E9E5"/>
    <w:rsid w:val="40E4B345"/>
    <w:rsid w:val="40E824B3"/>
    <w:rsid w:val="40EE21EC"/>
    <w:rsid w:val="4132C5AF"/>
    <w:rsid w:val="413733BF"/>
    <w:rsid w:val="41433B94"/>
    <w:rsid w:val="415A5FFB"/>
    <w:rsid w:val="41BC4B0F"/>
    <w:rsid w:val="41CEED3D"/>
    <w:rsid w:val="41DA9D54"/>
    <w:rsid w:val="41E4D6AC"/>
    <w:rsid w:val="4205E646"/>
    <w:rsid w:val="420B32DE"/>
    <w:rsid w:val="420C422A"/>
    <w:rsid w:val="422CA176"/>
    <w:rsid w:val="424C3EA1"/>
    <w:rsid w:val="426EAB0D"/>
    <w:rsid w:val="426F5770"/>
    <w:rsid w:val="4270EB07"/>
    <w:rsid w:val="42A4448A"/>
    <w:rsid w:val="42F44D9F"/>
    <w:rsid w:val="4315124C"/>
    <w:rsid w:val="4333C204"/>
    <w:rsid w:val="433D256B"/>
    <w:rsid w:val="4379187C"/>
    <w:rsid w:val="437BDCC2"/>
    <w:rsid w:val="43854FB0"/>
    <w:rsid w:val="43E0150A"/>
    <w:rsid w:val="43F1B7F6"/>
    <w:rsid w:val="43F38642"/>
    <w:rsid w:val="440DC2BB"/>
    <w:rsid w:val="44210692"/>
    <w:rsid w:val="44270B06"/>
    <w:rsid w:val="442A1EA0"/>
    <w:rsid w:val="4450E487"/>
    <w:rsid w:val="4456187C"/>
    <w:rsid w:val="448C8531"/>
    <w:rsid w:val="449087F3"/>
    <w:rsid w:val="4498CF86"/>
    <w:rsid w:val="449BE33D"/>
    <w:rsid w:val="44A4D036"/>
    <w:rsid w:val="44B43EAD"/>
    <w:rsid w:val="44CA9519"/>
    <w:rsid w:val="44D5C1B4"/>
    <w:rsid w:val="452DE3B5"/>
    <w:rsid w:val="4535BCBD"/>
    <w:rsid w:val="455426A6"/>
    <w:rsid w:val="459ECAFE"/>
    <w:rsid w:val="45CAD28F"/>
    <w:rsid w:val="45D3E6ED"/>
    <w:rsid w:val="45E70C3C"/>
    <w:rsid w:val="4612002A"/>
    <w:rsid w:val="462FDE52"/>
    <w:rsid w:val="4633B89E"/>
    <w:rsid w:val="46351D6D"/>
    <w:rsid w:val="46422547"/>
    <w:rsid w:val="4649FDB1"/>
    <w:rsid w:val="464F3E34"/>
    <w:rsid w:val="46595322"/>
    <w:rsid w:val="466C23C2"/>
    <w:rsid w:val="469674C6"/>
    <w:rsid w:val="46AC7A3D"/>
    <w:rsid w:val="46B8B93F"/>
    <w:rsid w:val="46CEB5CA"/>
    <w:rsid w:val="46ECAC72"/>
    <w:rsid w:val="471B1563"/>
    <w:rsid w:val="47412993"/>
    <w:rsid w:val="475868B2"/>
    <w:rsid w:val="4758F2E6"/>
    <w:rsid w:val="476ACCCD"/>
    <w:rsid w:val="4779B8CF"/>
    <w:rsid w:val="47A5D5E2"/>
    <w:rsid w:val="47CE5A0F"/>
    <w:rsid w:val="47F37828"/>
    <w:rsid w:val="48251608"/>
    <w:rsid w:val="483E2EC1"/>
    <w:rsid w:val="486CB496"/>
    <w:rsid w:val="48C20AE0"/>
    <w:rsid w:val="48CEB0CC"/>
    <w:rsid w:val="48D2F91E"/>
    <w:rsid w:val="48DF6B4C"/>
    <w:rsid w:val="48EC841A"/>
    <w:rsid w:val="48F01284"/>
    <w:rsid w:val="48F9AC66"/>
    <w:rsid w:val="49253381"/>
    <w:rsid w:val="493F31F8"/>
    <w:rsid w:val="4945F2BF"/>
    <w:rsid w:val="49523929"/>
    <w:rsid w:val="4961FCBA"/>
    <w:rsid w:val="49796D09"/>
    <w:rsid w:val="498BBD68"/>
    <w:rsid w:val="498DFA55"/>
    <w:rsid w:val="49A06A97"/>
    <w:rsid w:val="49AF14D8"/>
    <w:rsid w:val="49B7C047"/>
    <w:rsid w:val="49F2BAF3"/>
    <w:rsid w:val="49FEC5C3"/>
    <w:rsid w:val="4A36C193"/>
    <w:rsid w:val="4A3C7D68"/>
    <w:rsid w:val="4A49B528"/>
    <w:rsid w:val="4A569FD7"/>
    <w:rsid w:val="4A5EB43F"/>
    <w:rsid w:val="4A610B05"/>
    <w:rsid w:val="4A8A694E"/>
    <w:rsid w:val="4ABC9281"/>
    <w:rsid w:val="4AE6BC87"/>
    <w:rsid w:val="4B0ADBCA"/>
    <w:rsid w:val="4B16EE76"/>
    <w:rsid w:val="4B3E61A1"/>
    <w:rsid w:val="4B46BC42"/>
    <w:rsid w:val="4B54BC6D"/>
    <w:rsid w:val="4B75CF83"/>
    <w:rsid w:val="4B8075A8"/>
    <w:rsid w:val="4BB236C7"/>
    <w:rsid w:val="4BC732BC"/>
    <w:rsid w:val="4BE0C1E9"/>
    <w:rsid w:val="4BFA060E"/>
    <w:rsid w:val="4C00171D"/>
    <w:rsid w:val="4C039643"/>
    <w:rsid w:val="4C457AD0"/>
    <w:rsid w:val="4C75428D"/>
    <w:rsid w:val="4C8108CF"/>
    <w:rsid w:val="4C898DCD"/>
    <w:rsid w:val="4CA1DAF9"/>
    <w:rsid w:val="4CC6CA07"/>
    <w:rsid w:val="4CE484F0"/>
    <w:rsid w:val="4CF54C52"/>
    <w:rsid w:val="4D0B6818"/>
    <w:rsid w:val="4D176F05"/>
    <w:rsid w:val="4D423447"/>
    <w:rsid w:val="4D4E73AE"/>
    <w:rsid w:val="4D62E2E5"/>
    <w:rsid w:val="4D7D54B2"/>
    <w:rsid w:val="4D88A96C"/>
    <w:rsid w:val="4D9279E4"/>
    <w:rsid w:val="4D9BB788"/>
    <w:rsid w:val="4DBAEB26"/>
    <w:rsid w:val="4DDF51F8"/>
    <w:rsid w:val="4DFEB9A0"/>
    <w:rsid w:val="4E1C1796"/>
    <w:rsid w:val="4E29BCB1"/>
    <w:rsid w:val="4E4B9727"/>
    <w:rsid w:val="4E6D381F"/>
    <w:rsid w:val="4E719877"/>
    <w:rsid w:val="4E82B028"/>
    <w:rsid w:val="4E8C78D6"/>
    <w:rsid w:val="4EA239B4"/>
    <w:rsid w:val="4EA96AC3"/>
    <w:rsid w:val="4EB9411F"/>
    <w:rsid w:val="4EEFDD35"/>
    <w:rsid w:val="4EFB22B1"/>
    <w:rsid w:val="4F29689F"/>
    <w:rsid w:val="4F3013AC"/>
    <w:rsid w:val="4F346A9D"/>
    <w:rsid w:val="4F57CA30"/>
    <w:rsid w:val="4F5A31ED"/>
    <w:rsid w:val="4F65D1CA"/>
    <w:rsid w:val="4F6D9B90"/>
    <w:rsid w:val="4F9DDE91"/>
    <w:rsid w:val="4FAF30F9"/>
    <w:rsid w:val="4FB73C45"/>
    <w:rsid w:val="4FD3870E"/>
    <w:rsid w:val="4FD721E2"/>
    <w:rsid w:val="4FE782DD"/>
    <w:rsid w:val="4FEE8EE8"/>
    <w:rsid w:val="4FEF14A3"/>
    <w:rsid w:val="5016C129"/>
    <w:rsid w:val="5018E730"/>
    <w:rsid w:val="502C1E5C"/>
    <w:rsid w:val="502E6FC5"/>
    <w:rsid w:val="503EB713"/>
    <w:rsid w:val="5042734E"/>
    <w:rsid w:val="5045941F"/>
    <w:rsid w:val="505CDE43"/>
    <w:rsid w:val="5079A975"/>
    <w:rsid w:val="508AEC4B"/>
    <w:rsid w:val="50A54947"/>
    <w:rsid w:val="50E0133D"/>
    <w:rsid w:val="50F29D95"/>
    <w:rsid w:val="5100E553"/>
    <w:rsid w:val="512D5C54"/>
    <w:rsid w:val="516FA48A"/>
    <w:rsid w:val="517C80D0"/>
    <w:rsid w:val="51D5EF7F"/>
    <w:rsid w:val="51E929FF"/>
    <w:rsid w:val="52041941"/>
    <w:rsid w:val="52245F96"/>
    <w:rsid w:val="522CB710"/>
    <w:rsid w:val="524374CC"/>
    <w:rsid w:val="52B9FE85"/>
    <w:rsid w:val="52C29C5A"/>
    <w:rsid w:val="52CD5EA6"/>
    <w:rsid w:val="52EBFCBA"/>
    <w:rsid w:val="52F08C35"/>
    <w:rsid w:val="52F29F3E"/>
    <w:rsid w:val="52FC4986"/>
    <w:rsid w:val="53035542"/>
    <w:rsid w:val="5305C3A2"/>
    <w:rsid w:val="5311248C"/>
    <w:rsid w:val="531F501F"/>
    <w:rsid w:val="532F2A30"/>
    <w:rsid w:val="533ACE47"/>
    <w:rsid w:val="533B14CC"/>
    <w:rsid w:val="535BF7F2"/>
    <w:rsid w:val="536BCBDF"/>
    <w:rsid w:val="53B3A93F"/>
    <w:rsid w:val="53B5650F"/>
    <w:rsid w:val="53D1CB9F"/>
    <w:rsid w:val="53E04D41"/>
    <w:rsid w:val="5445A107"/>
    <w:rsid w:val="5447A99E"/>
    <w:rsid w:val="545C5430"/>
    <w:rsid w:val="54676498"/>
    <w:rsid w:val="546F0121"/>
    <w:rsid w:val="54804802"/>
    <w:rsid w:val="54863648"/>
    <w:rsid w:val="548960E6"/>
    <w:rsid w:val="548D9ECD"/>
    <w:rsid w:val="54934A37"/>
    <w:rsid w:val="54B1461A"/>
    <w:rsid w:val="54C234AC"/>
    <w:rsid w:val="54C3BA84"/>
    <w:rsid w:val="54DEE7AC"/>
    <w:rsid w:val="54F7518A"/>
    <w:rsid w:val="55468E4F"/>
    <w:rsid w:val="554B9100"/>
    <w:rsid w:val="555A6A9F"/>
    <w:rsid w:val="556BF4B3"/>
    <w:rsid w:val="55703667"/>
    <w:rsid w:val="55CA35E0"/>
    <w:rsid w:val="55CE6266"/>
    <w:rsid w:val="55D23687"/>
    <w:rsid w:val="55D39960"/>
    <w:rsid w:val="55E1444F"/>
    <w:rsid w:val="55E2CC6C"/>
    <w:rsid w:val="55EBEFED"/>
    <w:rsid w:val="55F1F5EC"/>
    <w:rsid w:val="564B85E4"/>
    <w:rsid w:val="56963168"/>
    <w:rsid w:val="56A382B7"/>
    <w:rsid w:val="56B6D9FB"/>
    <w:rsid w:val="56BDCE16"/>
    <w:rsid w:val="56D744E2"/>
    <w:rsid w:val="57014257"/>
    <w:rsid w:val="57047EE4"/>
    <w:rsid w:val="570946D9"/>
    <w:rsid w:val="57129DEB"/>
    <w:rsid w:val="577E92B1"/>
    <w:rsid w:val="577FC1A1"/>
    <w:rsid w:val="57AB1DA4"/>
    <w:rsid w:val="57BE5BBA"/>
    <w:rsid w:val="57CFD508"/>
    <w:rsid w:val="58308264"/>
    <w:rsid w:val="5858E249"/>
    <w:rsid w:val="585DED1D"/>
    <w:rsid w:val="58700B69"/>
    <w:rsid w:val="5878E619"/>
    <w:rsid w:val="58D35D6A"/>
    <w:rsid w:val="5907A4B9"/>
    <w:rsid w:val="591A1848"/>
    <w:rsid w:val="5935E44B"/>
    <w:rsid w:val="593AFEB1"/>
    <w:rsid w:val="594E53D0"/>
    <w:rsid w:val="596372CA"/>
    <w:rsid w:val="5999762F"/>
    <w:rsid w:val="59A53FD1"/>
    <w:rsid w:val="5A2E8D85"/>
    <w:rsid w:val="5A3783F7"/>
    <w:rsid w:val="5A475373"/>
    <w:rsid w:val="5A47E719"/>
    <w:rsid w:val="5A61D02B"/>
    <w:rsid w:val="5A664BCD"/>
    <w:rsid w:val="5A7199A4"/>
    <w:rsid w:val="5A7D942E"/>
    <w:rsid w:val="5AA1500A"/>
    <w:rsid w:val="5AC5DAB3"/>
    <w:rsid w:val="5ADE5BE6"/>
    <w:rsid w:val="5AE27C1F"/>
    <w:rsid w:val="5B041C8C"/>
    <w:rsid w:val="5B3AA3CD"/>
    <w:rsid w:val="5BB452F3"/>
    <w:rsid w:val="5BC58BF2"/>
    <w:rsid w:val="5C00F389"/>
    <w:rsid w:val="5C049D42"/>
    <w:rsid w:val="5C1FC673"/>
    <w:rsid w:val="5C8DD5BC"/>
    <w:rsid w:val="5CAA8FD2"/>
    <w:rsid w:val="5CC10616"/>
    <w:rsid w:val="5CDF18E9"/>
    <w:rsid w:val="5CFE8ED4"/>
    <w:rsid w:val="5D411C22"/>
    <w:rsid w:val="5D832F36"/>
    <w:rsid w:val="5D89D153"/>
    <w:rsid w:val="5D99CF99"/>
    <w:rsid w:val="5DAEF94F"/>
    <w:rsid w:val="5DD4D17A"/>
    <w:rsid w:val="5DF41D8A"/>
    <w:rsid w:val="5DFBA59B"/>
    <w:rsid w:val="5E022C12"/>
    <w:rsid w:val="5E08D421"/>
    <w:rsid w:val="5E3DA956"/>
    <w:rsid w:val="5E48DFC9"/>
    <w:rsid w:val="5E4D56DD"/>
    <w:rsid w:val="5E5F20B5"/>
    <w:rsid w:val="5EB24B58"/>
    <w:rsid w:val="5EBFD631"/>
    <w:rsid w:val="5EE87736"/>
    <w:rsid w:val="5EEF1AE3"/>
    <w:rsid w:val="5EEF28A2"/>
    <w:rsid w:val="5F0438BD"/>
    <w:rsid w:val="5F0747EC"/>
    <w:rsid w:val="5F07C244"/>
    <w:rsid w:val="5F1652F0"/>
    <w:rsid w:val="5F16D563"/>
    <w:rsid w:val="5F332F4F"/>
    <w:rsid w:val="5F37E2E0"/>
    <w:rsid w:val="5F827431"/>
    <w:rsid w:val="5F8F454F"/>
    <w:rsid w:val="5FB127D4"/>
    <w:rsid w:val="5FC29934"/>
    <w:rsid w:val="5FCE5E75"/>
    <w:rsid w:val="5FF12A2C"/>
    <w:rsid w:val="603716EB"/>
    <w:rsid w:val="60390812"/>
    <w:rsid w:val="603F2A2F"/>
    <w:rsid w:val="604049C1"/>
    <w:rsid w:val="604CB3BF"/>
    <w:rsid w:val="605C9346"/>
    <w:rsid w:val="606058B9"/>
    <w:rsid w:val="60F7C7D0"/>
    <w:rsid w:val="610014BB"/>
    <w:rsid w:val="610BF77A"/>
    <w:rsid w:val="61384A53"/>
    <w:rsid w:val="614690C4"/>
    <w:rsid w:val="614D27C6"/>
    <w:rsid w:val="6174D820"/>
    <w:rsid w:val="617C5192"/>
    <w:rsid w:val="619469B6"/>
    <w:rsid w:val="61B26246"/>
    <w:rsid w:val="61B8ACD7"/>
    <w:rsid w:val="61C2EE2A"/>
    <w:rsid w:val="61D4E48D"/>
    <w:rsid w:val="61FEEE48"/>
    <w:rsid w:val="62049FA4"/>
    <w:rsid w:val="620EA425"/>
    <w:rsid w:val="6224A2F7"/>
    <w:rsid w:val="6239496F"/>
    <w:rsid w:val="623D257F"/>
    <w:rsid w:val="62B09B94"/>
    <w:rsid w:val="62E3E62D"/>
    <w:rsid w:val="63132AC7"/>
    <w:rsid w:val="6338D4BA"/>
    <w:rsid w:val="6351CF2D"/>
    <w:rsid w:val="635CB8DC"/>
    <w:rsid w:val="639967F8"/>
    <w:rsid w:val="63C1D0EB"/>
    <w:rsid w:val="63C69D02"/>
    <w:rsid w:val="63E8C368"/>
    <w:rsid w:val="63E97693"/>
    <w:rsid w:val="63FFDA5F"/>
    <w:rsid w:val="64187F53"/>
    <w:rsid w:val="641D72C0"/>
    <w:rsid w:val="642D6D47"/>
    <w:rsid w:val="643CE4C3"/>
    <w:rsid w:val="643EE1AA"/>
    <w:rsid w:val="6441ADE9"/>
    <w:rsid w:val="64554E21"/>
    <w:rsid w:val="6483F9CD"/>
    <w:rsid w:val="6490FE8B"/>
    <w:rsid w:val="6494F95B"/>
    <w:rsid w:val="64D4F96B"/>
    <w:rsid w:val="64D8DB86"/>
    <w:rsid w:val="64DF2394"/>
    <w:rsid w:val="651AB10E"/>
    <w:rsid w:val="65201DE1"/>
    <w:rsid w:val="6530B6A2"/>
    <w:rsid w:val="6556FECF"/>
    <w:rsid w:val="6558F7CF"/>
    <w:rsid w:val="65878A82"/>
    <w:rsid w:val="65E66DB2"/>
    <w:rsid w:val="662CA9BC"/>
    <w:rsid w:val="663D95F3"/>
    <w:rsid w:val="664277E8"/>
    <w:rsid w:val="66485150"/>
    <w:rsid w:val="66A84AE6"/>
    <w:rsid w:val="66CB89B1"/>
    <w:rsid w:val="66DA27BF"/>
    <w:rsid w:val="670CAD2F"/>
    <w:rsid w:val="672AC3F7"/>
    <w:rsid w:val="6730D9C8"/>
    <w:rsid w:val="67394807"/>
    <w:rsid w:val="67A0A69F"/>
    <w:rsid w:val="67A2DC27"/>
    <w:rsid w:val="68220EA2"/>
    <w:rsid w:val="685F4915"/>
    <w:rsid w:val="686CD91B"/>
    <w:rsid w:val="6887ECE6"/>
    <w:rsid w:val="6891447C"/>
    <w:rsid w:val="689A0E25"/>
    <w:rsid w:val="68A38990"/>
    <w:rsid w:val="68B4CE6A"/>
    <w:rsid w:val="68C75B2A"/>
    <w:rsid w:val="68D44D3C"/>
    <w:rsid w:val="68DDE966"/>
    <w:rsid w:val="69309B68"/>
    <w:rsid w:val="6943EAD4"/>
    <w:rsid w:val="69788949"/>
    <w:rsid w:val="69978560"/>
    <w:rsid w:val="69D384FE"/>
    <w:rsid w:val="69FF8DAE"/>
    <w:rsid w:val="6A17A736"/>
    <w:rsid w:val="6A26097F"/>
    <w:rsid w:val="6A3366EE"/>
    <w:rsid w:val="6A511812"/>
    <w:rsid w:val="6A7A2910"/>
    <w:rsid w:val="6A93A247"/>
    <w:rsid w:val="6AA02F49"/>
    <w:rsid w:val="6AB0EF6D"/>
    <w:rsid w:val="6AD28592"/>
    <w:rsid w:val="6AF16D27"/>
    <w:rsid w:val="6B104243"/>
    <w:rsid w:val="6B30E19F"/>
    <w:rsid w:val="6B3CC5D6"/>
    <w:rsid w:val="6B851B27"/>
    <w:rsid w:val="6B8C7770"/>
    <w:rsid w:val="6B93802C"/>
    <w:rsid w:val="6BBD25CE"/>
    <w:rsid w:val="6BD47654"/>
    <w:rsid w:val="6BED8639"/>
    <w:rsid w:val="6BED9EB1"/>
    <w:rsid w:val="6C35253D"/>
    <w:rsid w:val="6C4CBFCE"/>
    <w:rsid w:val="6C595725"/>
    <w:rsid w:val="6C5A7B05"/>
    <w:rsid w:val="6C642811"/>
    <w:rsid w:val="6C8B272F"/>
    <w:rsid w:val="6C9D46D8"/>
    <w:rsid w:val="6CCAEED8"/>
    <w:rsid w:val="6CD1B949"/>
    <w:rsid w:val="6CD1E5AD"/>
    <w:rsid w:val="6CD3C61F"/>
    <w:rsid w:val="6CD793E3"/>
    <w:rsid w:val="6CE50BF3"/>
    <w:rsid w:val="6D0095E5"/>
    <w:rsid w:val="6D0CDB0D"/>
    <w:rsid w:val="6DAB5982"/>
    <w:rsid w:val="6DB92E92"/>
    <w:rsid w:val="6DC1C28B"/>
    <w:rsid w:val="6DC53BAA"/>
    <w:rsid w:val="6DD11BFE"/>
    <w:rsid w:val="6DD36DAD"/>
    <w:rsid w:val="6E2C374E"/>
    <w:rsid w:val="6E47C89D"/>
    <w:rsid w:val="6E4BADC0"/>
    <w:rsid w:val="6E609DE2"/>
    <w:rsid w:val="6E787838"/>
    <w:rsid w:val="6E9393CC"/>
    <w:rsid w:val="6EB9C7D4"/>
    <w:rsid w:val="6EBEB20C"/>
    <w:rsid w:val="6EC680FB"/>
    <w:rsid w:val="6EDC1A9F"/>
    <w:rsid w:val="6F470EE0"/>
    <w:rsid w:val="6F50745D"/>
    <w:rsid w:val="6F5294A6"/>
    <w:rsid w:val="6F5C3A66"/>
    <w:rsid w:val="6F808972"/>
    <w:rsid w:val="6F8C3E0A"/>
    <w:rsid w:val="6FAED100"/>
    <w:rsid w:val="6FBD1679"/>
    <w:rsid w:val="6FC79FE5"/>
    <w:rsid w:val="6FC9A63E"/>
    <w:rsid w:val="6FCAF5D8"/>
    <w:rsid w:val="6FDA816D"/>
    <w:rsid w:val="6FE41D10"/>
    <w:rsid w:val="700BDAA6"/>
    <w:rsid w:val="703B6EB5"/>
    <w:rsid w:val="704CF63F"/>
    <w:rsid w:val="704DEDA7"/>
    <w:rsid w:val="7064AF3C"/>
    <w:rsid w:val="70691755"/>
    <w:rsid w:val="7077DECF"/>
    <w:rsid w:val="70DBF9AB"/>
    <w:rsid w:val="712E5A5F"/>
    <w:rsid w:val="71553D6A"/>
    <w:rsid w:val="7163C06D"/>
    <w:rsid w:val="7179127B"/>
    <w:rsid w:val="71803E21"/>
    <w:rsid w:val="7185379E"/>
    <w:rsid w:val="71983A95"/>
    <w:rsid w:val="719ABB9A"/>
    <w:rsid w:val="719E5FFB"/>
    <w:rsid w:val="71A67C17"/>
    <w:rsid w:val="71C66B48"/>
    <w:rsid w:val="71C6B4F4"/>
    <w:rsid w:val="71D89A00"/>
    <w:rsid w:val="71FD6277"/>
    <w:rsid w:val="7216D2A6"/>
    <w:rsid w:val="7217F63C"/>
    <w:rsid w:val="721E1108"/>
    <w:rsid w:val="722B7399"/>
    <w:rsid w:val="72482EB9"/>
    <w:rsid w:val="724B1854"/>
    <w:rsid w:val="726CE76F"/>
    <w:rsid w:val="72A16D86"/>
    <w:rsid w:val="72B619E5"/>
    <w:rsid w:val="72E01ECD"/>
    <w:rsid w:val="730BCBAF"/>
    <w:rsid w:val="732107FF"/>
    <w:rsid w:val="732B2A76"/>
    <w:rsid w:val="7334B35E"/>
    <w:rsid w:val="733A305C"/>
    <w:rsid w:val="733FC9E4"/>
    <w:rsid w:val="734F2E20"/>
    <w:rsid w:val="7351FC40"/>
    <w:rsid w:val="7354456B"/>
    <w:rsid w:val="736EF275"/>
    <w:rsid w:val="738EAE62"/>
    <w:rsid w:val="73989BC1"/>
    <w:rsid w:val="73F20A5B"/>
    <w:rsid w:val="7425EDC1"/>
    <w:rsid w:val="744AA226"/>
    <w:rsid w:val="745182E4"/>
    <w:rsid w:val="74600007"/>
    <w:rsid w:val="747688BB"/>
    <w:rsid w:val="74A2B1EA"/>
    <w:rsid w:val="74B1E9A0"/>
    <w:rsid w:val="74BB0343"/>
    <w:rsid w:val="74C73F44"/>
    <w:rsid w:val="7516AB70"/>
    <w:rsid w:val="751C101C"/>
    <w:rsid w:val="75309D1B"/>
    <w:rsid w:val="7550B237"/>
    <w:rsid w:val="75592095"/>
    <w:rsid w:val="75625E28"/>
    <w:rsid w:val="757A88B4"/>
    <w:rsid w:val="759CC2EE"/>
    <w:rsid w:val="759FC90B"/>
    <w:rsid w:val="75B5F127"/>
    <w:rsid w:val="75C033CA"/>
    <w:rsid w:val="75C0D3BA"/>
    <w:rsid w:val="75D078E2"/>
    <w:rsid w:val="763401EC"/>
    <w:rsid w:val="76503AE7"/>
    <w:rsid w:val="76ABAC3A"/>
    <w:rsid w:val="76B0D5DA"/>
    <w:rsid w:val="76BBB762"/>
    <w:rsid w:val="76C73C32"/>
    <w:rsid w:val="76D32677"/>
    <w:rsid w:val="76D5507E"/>
    <w:rsid w:val="76F21339"/>
    <w:rsid w:val="76F2ACB4"/>
    <w:rsid w:val="7703DB18"/>
    <w:rsid w:val="770A4FD6"/>
    <w:rsid w:val="7716F3D9"/>
    <w:rsid w:val="771D2C57"/>
    <w:rsid w:val="7788D5C7"/>
    <w:rsid w:val="7794C2D4"/>
    <w:rsid w:val="77A06488"/>
    <w:rsid w:val="77C7D72B"/>
    <w:rsid w:val="77D579E7"/>
    <w:rsid w:val="77FC0AE8"/>
    <w:rsid w:val="78066DC7"/>
    <w:rsid w:val="7810F70D"/>
    <w:rsid w:val="7814DB5F"/>
    <w:rsid w:val="78157F02"/>
    <w:rsid w:val="7815C1A4"/>
    <w:rsid w:val="783BDB88"/>
    <w:rsid w:val="7843E4A9"/>
    <w:rsid w:val="78586BD3"/>
    <w:rsid w:val="7863DAE1"/>
    <w:rsid w:val="787BFC26"/>
    <w:rsid w:val="7891BB4F"/>
    <w:rsid w:val="78A246E1"/>
    <w:rsid w:val="78C9B38F"/>
    <w:rsid w:val="790221FE"/>
    <w:rsid w:val="79160FA8"/>
    <w:rsid w:val="79189056"/>
    <w:rsid w:val="7932FCEB"/>
    <w:rsid w:val="793D99AD"/>
    <w:rsid w:val="7940D7E8"/>
    <w:rsid w:val="7945644B"/>
    <w:rsid w:val="796E4742"/>
    <w:rsid w:val="79906077"/>
    <w:rsid w:val="79973F31"/>
    <w:rsid w:val="7998146E"/>
    <w:rsid w:val="79B928B6"/>
    <w:rsid w:val="79E7F3B3"/>
    <w:rsid w:val="79F656D6"/>
    <w:rsid w:val="7A0CB759"/>
    <w:rsid w:val="7A1F20FF"/>
    <w:rsid w:val="7A20ADC4"/>
    <w:rsid w:val="7A90D552"/>
    <w:rsid w:val="7A91157A"/>
    <w:rsid w:val="7A91B477"/>
    <w:rsid w:val="7A9FC784"/>
    <w:rsid w:val="7AA2FB91"/>
    <w:rsid w:val="7AB8CA4F"/>
    <w:rsid w:val="7AC4D711"/>
    <w:rsid w:val="7B0C7BB8"/>
    <w:rsid w:val="7B167BE5"/>
    <w:rsid w:val="7B60649B"/>
    <w:rsid w:val="7B6638B7"/>
    <w:rsid w:val="7B752591"/>
    <w:rsid w:val="7B7F8E65"/>
    <w:rsid w:val="7B871649"/>
    <w:rsid w:val="7BB55AE8"/>
    <w:rsid w:val="7BBCEF7F"/>
    <w:rsid w:val="7BEB565B"/>
    <w:rsid w:val="7BEFC037"/>
    <w:rsid w:val="7C212936"/>
    <w:rsid w:val="7C36E407"/>
    <w:rsid w:val="7C535F1D"/>
    <w:rsid w:val="7C6484CA"/>
    <w:rsid w:val="7C8D47FD"/>
    <w:rsid w:val="7C911260"/>
    <w:rsid w:val="7C9A0B0C"/>
    <w:rsid w:val="7C9F76DB"/>
    <w:rsid w:val="7CAF6269"/>
    <w:rsid w:val="7CB332ED"/>
    <w:rsid w:val="7CD56192"/>
    <w:rsid w:val="7CDC1E0B"/>
    <w:rsid w:val="7D15D4BB"/>
    <w:rsid w:val="7D17599E"/>
    <w:rsid w:val="7D26B8E8"/>
    <w:rsid w:val="7D32639C"/>
    <w:rsid w:val="7D3F0BFA"/>
    <w:rsid w:val="7D4E8333"/>
    <w:rsid w:val="7DA806EF"/>
    <w:rsid w:val="7DC1DACE"/>
    <w:rsid w:val="7DF76D60"/>
    <w:rsid w:val="7DFA9FBB"/>
    <w:rsid w:val="7E1D6B01"/>
    <w:rsid w:val="7E1E8D2E"/>
    <w:rsid w:val="7E31089E"/>
    <w:rsid w:val="7E38DFA0"/>
    <w:rsid w:val="7E60D4F3"/>
    <w:rsid w:val="7E872A2E"/>
    <w:rsid w:val="7E89CEDC"/>
    <w:rsid w:val="7E9355CF"/>
    <w:rsid w:val="7EAA1691"/>
    <w:rsid w:val="7EB88866"/>
    <w:rsid w:val="7EE79F22"/>
    <w:rsid w:val="7EE91E24"/>
    <w:rsid w:val="7F04B23C"/>
    <w:rsid w:val="7F27F4A8"/>
    <w:rsid w:val="7F3159B6"/>
    <w:rsid w:val="7F470E4E"/>
    <w:rsid w:val="7FBD6106"/>
    <w:rsid w:val="7FD1EB28"/>
    <w:rsid w:val="7FEEB62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58117"/>
  <w15:chartTrackingRefBased/>
  <w15:docId w15:val="{093DE97D-6A72-4F90-96B8-B3BB60275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8A"/>
    <w:pPr>
      <w:spacing w:after="120"/>
    </w:pPr>
    <w:rPr>
      <w:rFonts w:ascii="Arial" w:hAnsi="Arial"/>
      <w:color w:val="2A283C" w:themeColor="text1"/>
      <w:sz w:val="24"/>
    </w:rPr>
  </w:style>
  <w:style w:type="paragraph" w:styleId="Heading1">
    <w:name w:val="heading 1"/>
    <w:basedOn w:val="Normal"/>
    <w:next w:val="Normal"/>
    <w:link w:val="Heading1Char"/>
    <w:autoRedefine/>
    <w:uiPriority w:val="9"/>
    <w:qFormat/>
    <w:rsid w:val="00AC43B9"/>
    <w:pPr>
      <w:keepNext/>
      <w:keepLines/>
      <w:spacing w:after="0" w:line="240" w:lineRule="auto"/>
      <w:outlineLvl w:val="0"/>
    </w:pPr>
    <w:rPr>
      <w:rFonts w:asciiTheme="majorHAnsi" w:eastAsiaTheme="majorEastAsia" w:hAnsiTheme="majorHAnsi" w:cstheme="majorBidi"/>
      <w:bCs/>
      <w:color w:val="C91CB3" w:themeColor="accent2"/>
      <w:sz w:val="40"/>
      <w:szCs w:val="40"/>
    </w:rPr>
  </w:style>
  <w:style w:type="paragraph" w:styleId="Heading2">
    <w:name w:val="heading 2"/>
    <w:basedOn w:val="Normal"/>
    <w:next w:val="Normal"/>
    <w:link w:val="Heading2Char"/>
    <w:autoRedefine/>
    <w:uiPriority w:val="9"/>
    <w:unhideWhenUsed/>
    <w:qFormat/>
    <w:rsid w:val="00AB5E8B"/>
    <w:pPr>
      <w:spacing w:before="360"/>
      <w:ind w:left="360"/>
      <w:outlineLvl w:val="1"/>
    </w:pPr>
    <w:rPr>
      <w:rFonts w:asciiTheme="majorHAnsi" w:hAnsiTheme="majorHAnsi"/>
      <w:b/>
      <w:color w:val="4530A8" w:themeColor="accent1"/>
      <w:sz w:val="36"/>
      <w:szCs w:val="36"/>
    </w:rPr>
  </w:style>
  <w:style w:type="paragraph" w:styleId="Heading3">
    <w:name w:val="heading 3"/>
    <w:basedOn w:val="Normal"/>
    <w:next w:val="Normal"/>
    <w:link w:val="Heading3Char"/>
    <w:uiPriority w:val="9"/>
    <w:unhideWhenUsed/>
    <w:rsid w:val="00597FA5"/>
    <w:pPr>
      <w:keepNext/>
      <w:keepLines/>
      <w:spacing w:before="40"/>
      <w:outlineLvl w:val="2"/>
    </w:pPr>
    <w:rPr>
      <w:rFonts w:asciiTheme="majorHAnsi" w:eastAsiaTheme="majorEastAsia" w:hAnsiTheme="majorHAnsi" w:cstheme="majorBidi"/>
      <w:color w:val="221853" w:themeColor="accent1" w:themeShade="7F"/>
      <w:szCs w:val="24"/>
    </w:rPr>
  </w:style>
  <w:style w:type="paragraph" w:styleId="Heading4">
    <w:name w:val="heading 4"/>
    <w:basedOn w:val="Heading5"/>
    <w:next w:val="Normal"/>
    <w:link w:val="Heading4Char"/>
    <w:autoRedefine/>
    <w:uiPriority w:val="9"/>
    <w:unhideWhenUsed/>
    <w:qFormat/>
    <w:rsid w:val="000F4D19"/>
    <w:pPr>
      <w:jc w:val="both"/>
      <w:outlineLvl w:val="3"/>
    </w:pPr>
    <w:rPr>
      <w:color w:val="2B44D4" w:themeColor="accent5"/>
      <w:sz w:val="28"/>
      <w:szCs w:val="28"/>
    </w:rPr>
  </w:style>
  <w:style w:type="paragraph" w:styleId="Heading5">
    <w:name w:val="heading 5"/>
    <w:basedOn w:val="Heading30"/>
    <w:next w:val="Normal"/>
    <w:link w:val="Heading5Char"/>
    <w:uiPriority w:val="9"/>
    <w:unhideWhenUsed/>
    <w:rsid w:val="00FC5BD2"/>
    <w:pPr>
      <w:outlineLvl w:val="4"/>
    </w:pPr>
    <w:rPr>
      <w:color w:val="515068" w:themeColor="text2"/>
      <w:sz w:val="24"/>
    </w:rPr>
  </w:style>
  <w:style w:type="paragraph" w:styleId="Heading6">
    <w:name w:val="heading 6"/>
    <w:basedOn w:val="Normal"/>
    <w:next w:val="Normal"/>
    <w:link w:val="Heading6Char"/>
    <w:uiPriority w:val="9"/>
    <w:unhideWhenUsed/>
    <w:rsid w:val="00FC5BD2"/>
    <w:pPr>
      <w:keepNext/>
      <w:keepLines/>
      <w:spacing w:before="40"/>
      <w:outlineLvl w:val="5"/>
    </w:pPr>
    <w:rPr>
      <w:rFonts w:asciiTheme="majorHAnsi" w:eastAsiaTheme="majorEastAsia" w:hAnsiTheme="majorHAnsi" w:cstheme="majorBidi"/>
      <w:color w:val="22185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55AD"/>
    <w:pPr>
      <w:spacing w:before="360" w:after="300" w:line="240" w:lineRule="auto"/>
      <w:ind w:right="2160"/>
      <w:contextualSpacing/>
    </w:pPr>
    <w:rPr>
      <w:rFonts w:asciiTheme="majorHAnsi" w:eastAsiaTheme="majorEastAsia" w:hAnsiTheme="majorHAnsi" w:cstheme="majorBidi"/>
      <w:b/>
      <w:spacing w:val="-10"/>
      <w:kern w:val="28"/>
      <w:sz w:val="60"/>
      <w:szCs w:val="56"/>
    </w:rPr>
  </w:style>
  <w:style w:type="character" w:customStyle="1" w:styleId="TitleChar">
    <w:name w:val="Title Char"/>
    <w:basedOn w:val="DefaultParagraphFont"/>
    <w:link w:val="Title"/>
    <w:uiPriority w:val="10"/>
    <w:rsid w:val="005255AD"/>
    <w:rPr>
      <w:rFonts w:asciiTheme="majorHAnsi" w:eastAsiaTheme="majorEastAsia" w:hAnsiTheme="majorHAnsi" w:cstheme="majorBidi"/>
      <w:b/>
      <w:color w:val="2A283C" w:themeColor="text1"/>
      <w:spacing w:val="-10"/>
      <w:kern w:val="28"/>
      <w:sz w:val="60"/>
      <w:szCs w:val="56"/>
    </w:rPr>
  </w:style>
  <w:style w:type="paragraph" w:styleId="Subtitle">
    <w:name w:val="Subtitle"/>
    <w:basedOn w:val="Heading1"/>
    <w:next w:val="Normal"/>
    <w:link w:val="SubtitleChar"/>
    <w:uiPriority w:val="11"/>
    <w:qFormat/>
    <w:rsid w:val="001974EC"/>
    <w:pPr>
      <w:ind w:right="2160"/>
      <w:outlineLvl w:val="9"/>
    </w:pPr>
    <w:rPr>
      <w:b/>
    </w:rPr>
  </w:style>
  <w:style w:type="character" w:customStyle="1" w:styleId="SubtitleChar">
    <w:name w:val="Subtitle Char"/>
    <w:basedOn w:val="DefaultParagraphFont"/>
    <w:link w:val="Subtitle"/>
    <w:uiPriority w:val="11"/>
    <w:rsid w:val="001974EC"/>
    <w:rPr>
      <w:rFonts w:asciiTheme="majorHAnsi" w:eastAsiaTheme="majorEastAsia" w:hAnsiTheme="majorHAnsi" w:cstheme="majorBidi"/>
      <w:color w:val="C91CB3" w:themeColor="accent2"/>
      <w:sz w:val="40"/>
      <w:szCs w:val="32"/>
    </w:rPr>
  </w:style>
  <w:style w:type="paragraph" w:styleId="NoSpacing">
    <w:name w:val="No Spacing"/>
    <w:basedOn w:val="Normal"/>
    <w:link w:val="NoSpacingChar"/>
    <w:uiPriority w:val="1"/>
    <w:qFormat/>
    <w:rsid w:val="00EA570D"/>
  </w:style>
  <w:style w:type="character" w:customStyle="1" w:styleId="NoSpacingChar">
    <w:name w:val="No Spacing Char"/>
    <w:basedOn w:val="DefaultParagraphFont"/>
    <w:link w:val="NoSpacing"/>
    <w:uiPriority w:val="1"/>
    <w:rsid w:val="00EA570D"/>
    <w:rPr>
      <w:rFonts w:ascii="Arial" w:hAnsi="Arial"/>
      <w:color w:val="2A283C"/>
    </w:rPr>
  </w:style>
  <w:style w:type="paragraph" w:styleId="Header">
    <w:name w:val="header"/>
    <w:basedOn w:val="Normal"/>
    <w:link w:val="HeaderChar"/>
    <w:uiPriority w:val="99"/>
    <w:unhideWhenUsed/>
    <w:rsid w:val="007734F2"/>
    <w:pPr>
      <w:tabs>
        <w:tab w:val="center" w:pos="4680"/>
        <w:tab w:val="right" w:pos="9360"/>
      </w:tabs>
      <w:spacing w:line="240" w:lineRule="auto"/>
    </w:pPr>
  </w:style>
  <w:style w:type="character" w:customStyle="1" w:styleId="HeaderChar">
    <w:name w:val="Header Char"/>
    <w:basedOn w:val="DefaultParagraphFont"/>
    <w:link w:val="Header"/>
    <w:uiPriority w:val="99"/>
    <w:rsid w:val="007734F2"/>
  </w:style>
  <w:style w:type="paragraph" w:styleId="Footer">
    <w:name w:val="footer"/>
    <w:basedOn w:val="Normal"/>
    <w:link w:val="FooterChar"/>
    <w:uiPriority w:val="99"/>
    <w:unhideWhenUsed/>
    <w:rsid w:val="007734F2"/>
    <w:pPr>
      <w:tabs>
        <w:tab w:val="center" w:pos="4680"/>
        <w:tab w:val="right" w:pos="9360"/>
      </w:tabs>
      <w:spacing w:line="240" w:lineRule="auto"/>
    </w:pPr>
  </w:style>
  <w:style w:type="character" w:customStyle="1" w:styleId="FooterChar">
    <w:name w:val="Footer Char"/>
    <w:basedOn w:val="DefaultParagraphFont"/>
    <w:link w:val="Footer"/>
    <w:uiPriority w:val="99"/>
    <w:rsid w:val="007734F2"/>
  </w:style>
  <w:style w:type="character" w:customStyle="1" w:styleId="Heading1Char">
    <w:name w:val="Heading 1 Char"/>
    <w:basedOn w:val="DefaultParagraphFont"/>
    <w:link w:val="Heading1"/>
    <w:uiPriority w:val="9"/>
    <w:rsid w:val="00AC43B9"/>
    <w:rPr>
      <w:rFonts w:asciiTheme="majorHAnsi" w:eastAsiaTheme="majorEastAsia" w:hAnsiTheme="majorHAnsi" w:cstheme="majorBidi"/>
      <w:bCs/>
      <w:color w:val="C91CB3" w:themeColor="accent2"/>
      <w:sz w:val="40"/>
      <w:szCs w:val="40"/>
    </w:rPr>
  </w:style>
  <w:style w:type="character" w:customStyle="1" w:styleId="Heading2Char">
    <w:name w:val="Heading 2 Char"/>
    <w:basedOn w:val="DefaultParagraphFont"/>
    <w:link w:val="Heading2"/>
    <w:uiPriority w:val="9"/>
    <w:rsid w:val="00AB5E8B"/>
    <w:rPr>
      <w:rFonts w:asciiTheme="majorHAnsi" w:hAnsiTheme="majorHAnsi"/>
      <w:b/>
      <w:color w:val="4530A8" w:themeColor="accent1"/>
      <w:sz w:val="36"/>
      <w:szCs w:val="36"/>
    </w:rPr>
  </w:style>
  <w:style w:type="paragraph" w:styleId="ListParagraph">
    <w:name w:val="List Paragraph"/>
    <w:aliases w:val="List,Table Paragraph,Numbered List Paragraph,Bullet,TBS PB List Paragraph,List Paragraph1,Recommendation,List Paragraph11,L,List Paragraph2,CV text,Table text,F5 List Paragraph,Dot pt,List Paragraph111,Medium Grid 1 - Accent 21,lp1,Liste"/>
    <w:basedOn w:val="NoSpacing"/>
    <w:link w:val="ListParagraphChar"/>
    <w:uiPriority w:val="34"/>
    <w:qFormat/>
    <w:rsid w:val="001D610F"/>
    <w:pPr>
      <w:numPr>
        <w:numId w:val="4"/>
      </w:numPr>
    </w:pPr>
    <w:rPr>
      <w:rFonts w:asciiTheme="minorHAnsi" w:hAnsiTheme="minorHAnsi"/>
    </w:rPr>
  </w:style>
  <w:style w:type="paragraph" w:customStyle="1" w:styleId="Normal2">
    <w:name w:val="Normal 2"/>
    <w:basedOn w:val="Normal"/>
    <w:link w:val="Normal2Char"/>
    <w:qFormat/>
    <w:rsid w:val="00DA5ABB"/>
    <w:rPr>
      <w:color w:val="4530A8" w:themeColor="accent1"/>
    </w:rPr>
  </w:style>
  <w:style w:type="character" w:customStyle="1" w:styleId="Normal2Char">
    <w:name w:val="Normal 2 Char"/>
    <w:basedOn w:val="DefaultParagraphFont"/>
    <w:link w:val="Normal2"/>
    <w:rsid w:val="00DA5ABB"/>
    <w:rPr>
      <w:rFonts w:ascii="Arial" w:hAnsi="Arial"/>
      <w:color w:val="4530A8" w:themeColor="accent1"/>
      <w:sz w:val="24"/>
    </w:rPr>
  </w:style>
  <w:style w:type="paragraph" w:customStyle="1" w:styleId="Caption1">
    <w:name w:val="Caption 1"/>
    <w:basedOn w:val="Normal"/>
    <w:next w:val="Normal"/>
    <w:link w:val="Caption1Char"/>
    <w:qFormat/>
    <w:rsid w:val="00DA5ABB"/>
    <w:rPr>
      <w:rFonts w:asciiTheme="minorHAnsi" w:hAnsiTheme="minorHAnsi"/>
      <w:i/>
      <w:color w:val="515068" w:themeColor="text2"/>
    </w:rPr>
  </w:style>
  <w:style w:type="character" w:customStyle="1" w:styleId="Caption1Char">
    <w:name w:val="Caption 1 Char"/>
    <w:basedOn w:val="DefaultParagraphFont"/>
    <w:link w:val="Caption1"/>
    <w:rsid w:val="00DA5ABB"/>
    <w:rPr>
      <w:i/>
      <w:color w:val="515068" w:themeColor="text2"/>
      <w:sz w:val="24"/>
    </w:rPr>
  </w:style>
  <w:style w:type="paragraph" w:styleId="BalloonText">
    <w:name w:val="Balloon Text"/>
    <w:basedOn w:val="Normal"/>
    <w:link w:val="BalloonTextChar"/>
    <w:uiPriority w:val="99"/>
    <w:semiHidden/>
    <w:unhideWhenUsed/>
    <w:rsid w:val="0044536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536F"/>
    <w:rPr>
      <w:rFonts w:ascii="Segoe UI" w:hAnsi="Segoe UI" w:cs="Segoe UI"/>
      <w:color w:val="2A283C"/>
      <w:sz w:val="18"/>
      <w:szCs w:val="18"/>
    </w:rPr>
  </w:style>
  <w:style w:type="paragraph" w:customStyle="1" w:styleId="Heading30">
    <w:name w:val="Heading  3"/>
    <w:basedOn w:val="Heading3"/>
    <w:next w:val="Normal"/>
    <w:link w:val="Heading3Char0"/>
    <w:qFormat/>
    <w:rsid w:val="00DA5ABB"/>
    <w:pPr>
      <w:spacing w:before="360" w:line="360" w:lineRule="auto"/>
    </w:pPr>
    <w:rPr>
      <w:b/>
      <w:color w:val="C91CB3" w:themeColor="accent2"/>
      <w:sz w:val="32"/>
      <w:szCs w:val="32"/>
    </w:rPr>
  </w:style>
  <w:style w:type="character" w:customStyle="1" w:styleId="Heading3Char0">
    <w:name w:val="Heading  3 Char"/>
    <w:basedOn w:val="DefaultParagraphFont"/>
    <w:link w:val="Heading30"/>
    <w:rsid w:val="00DA5ABB"/>
    <w:rPr>
      <w:rFonts w:asciiTheme="majorHAnsi" w:eastAsiaTheme="majorEastAsia" w:hAnsiTheme="majorHAnsi" w:cstheme="majorBidi"/>
      <w:b/>
      <w:color w:val="C91CB3" w:themeColor="accent2"/>
      <w:sz w:val="32"/>
      <w:szCs w:val="32"/>
    </w:rPr>
  </w:style>
  <w:style w:type="table" w:customStyle="1" w:styleId="TableGrid1">
    <w:name w:val="Table Grid1"/>
    <w:basedOn w:val="TableNormal"/>
    <w:next w:val="TableGrid"/>
    <w:uiPriority w:val="39"/>
    <w:rsid w:val="00597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97FA5"/>
    <w:rPr>
      <w:rFonts w:asciiTheme="majorHAnsi" w:eastAsiaTheme="majorEastAsia" w:hAnsiTheme="majorHAnsi" w:cstheme="majorBidi"/>
      <w:color w:val="221853" w:themeColor="accent1" w:themeShade="7F"/>
      <w:sz w:val="24"/>
      <w:szCs w:val="24"/>
    </w:rPr>
  </w:style>
  <w:style w:type="paragraph" w:styleId="BodyText">
    <w:name w:val="Body Text"/>
    <w:basedOn w:val="Normal"/>
    <w:link w:val="BodyTextChar"/>
    <w:uiPriority w:val="99"/>
    <w:semiHidden/>
    <w:unhideWhenUsed/>
    <w:rsid w:val="00597FA5"/>
  </w:style>
  <w:style w:type="character" w:customStyle="1" w:styleId="BodyTextChar">
    <w:name w:val="Body Text Char"/>
    <w:basedOn w:val="DefaultParagraphFont"/>
    <w:link w:val="BodyText"/>
    <w:uiPriority w:val="99"/>
    <w:semiHidden/>
    <w:rsid w:val="00597FA5"/>
    <w:rPr>
      <w:rFonts w:ascii="Arial" w:hAnsi="Arial"/>
      <w:color w:val="2A283C"/>
    </w:rPr>
  </w:style>
  <w:style w:type="table" w:styleId="TableGrid">
    <w:name w:val="Table Grid"/>
    <w:basedOn w:val="TableNormal"/>
    <w:uiPriority w:val="39"/>
    <w:rsid w:val="00597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11BD"/>
    <w:pPr>
      <w:spacing w:before="100" w:beforeAutospacing="1" w:after="100" w:afterAutospacing="1" w:line="240" w:lineRule="auto"/>
    </w:pPr>
    <w:rPr>
      <w:rFonts w:ascii="Times New Roman" w:eastAsia="Times New Roman" w:hAnsi="Times New Roman" w:cs="Times New Roman"/>
      <w:color w:val="auto"/>
      <w:szCs w:val="24"/>
      <w:lang w:eastAsia="en-CA"/>
    </w:rPr>
  </w:style>
  <w:style w:type="character" w:customStyle="1" w:styleId="Heading4Char">
    <w:name w:val="Heading 4 Char"/>
    <w:basedOn w:val="DefaultParagraphFont"/>
    <w:link w:val="Heading4"/>
    <w:uiPriority w:val="9"/>
    <w:rsid w:val="000F4D19"/>
    <w:rPr>
      <w:rFonts w:asciiTheme="majorHAnsi" w:eastAsiaTheme="majorEastAsia" w:hAnsiTheme="majorHAnsi" w:cstheme="majorBidi"/>
      <w:b/>
      <w:color w:val="2B44D4" w:themeColor="accent5"/>
      <w:sz w:val="28"/>
      <w:szCs w:val="28"/>
    </w:rPr>
  </w:style>
  <w:style w:type="character" w:customStyle="1" w:styleId="Heading5Char">
    <w:name w:val="Heading 5 Char"/>
    <w:basedOn w:val="DefaultParagraphFont"/>
    <w:link w:val="Heading5"/>
    <w:uiPriority w:val="9"/>
    <w:rsid w:val="00FC5BD2"/>
    <w:rPr>
      <w:rFonts w:asciiTheme="majorHAnsi" w:eastAsiaTheme="majorEastAsia" w:hAnsiTheme="majorHAnsi" w:cstheme="majorBidi"/>
      <w:b/>
      <w:color w:val="515068" w:themeColor="text2"/>
      <w:sz w:val="24"/>
      <w:szCs w:val="32"/>
    </w:rPr>
  </w:style>
  <w:style w:type="character" w:customStyle="1" w:styleId="Heading6Char">
    <w:name w:val="Heading 6 Char"/>
    <w:basedOn w:val="DefaultParagraphFont"/>
    <w:link w:val="Heading6"/>
    <w:uiPriority w:val="9"/>
    <w:rsid w:val="00FC5BD2"/>
    <w:rPr>
      <w:rFonts w:asciiTheme="majorHAnsi" w:eastAsiaTheme="majorEastAsia" w:hAnsiTheme="majorHAnsi" w:cstheme="majorBidi"/>
      <w:color w:val="221853" w:themeColor="accent1" w:themeShade="7F"/>
    </w:rPr>
  </w:style>
  <w:style w:type="character" w:styleId="Hyperlink">
    <w:name w:val="Hyperlink"/>
    <w:basedOn w:val="DefaultParagraphFont"/>
    <w:uiPriority w:val="99"/>
    <w:unhideWhenUsed/>
    <w:rsid w:val="008B5CDE"/>
    <w:rPr>
      <w:color w:val="0000FF"/>
      <w:u w:val="single"/>
    </w:rPr>
  </w:style>
  <w:style w:type="table" w:styleId="GridTable1Light-Accent1">
    <w:name w:val="Grid Table 1 Light Accent 1"/>
    <w:basedOn w:val="TableNormal"/>
    <w:uiPriority w:val="46"/>
    <w:rsid w:val="008B5CDE"/>
    <w:pPr>
      <w:spacing w:after="0" w:line="240" w:lineRule="auto"/>
    </w:pPr>
    <w:tblPr>
      <w:tblStyleRowBandSize w:val="1"/>
      <w:tblStyleColBandSize w:val="1"/>
      <w:tblBorders>
        <w:top w:val="single" w:sz="4" w:space="0" w:color="AEA3E5" w:themeColor="accent1" w:themeTint="66"/>
        <w:left w:val="single" w:sz="4" w:space="0" w:color="AEA3E5" w:themeColor="accent1" w:themeTint="66"/>
        <w:bottom w:val="single" w:sz="4" w:space="0" w:color="AEA3E5" w:themeColor="accent1" w:themeTint="66"/>
        <w:right w:val="single" w:sz="4" w:space="0" w:color="AEA3E5" w:themeColor="accent1" w:themeTint="66"/>
        <w:insideH w:val="single" w:sz="4" w:space="0" w:color="AEA3E5" w:themeColor="accent1" w:themeTint="66"/>
        <w:insideV w:val="single" w:sz="4" w:space="0" w:color="AEA3E5" w:themeColor="accent1" w:themeTint="66"/>
      </w:tblBorders>
    </w:tblPr>
    <w:tblStylePr w:type="firstRow">
      <w:rPr>
        <w:b/>
        <w:bCs/>
      </w:rPr>
      <w:tblPr/>
      <w:tcPr>
        <w:tcBorders>
          <w:bottom w:val="single" w:sz="12" w:space="0" w:color="8675D7" w:themeColor="accent1" w:themeTint="99"/>
        </w:tcBorders>
      </w:tcPr>
    </w:tblStylePr>
    <w:tblStylePr w:type="lastRow">
      <w:rPr>
        <w:b/>
        <w:bCs/>
      </w:rPr>
      <w:tblPr/>
      <w:tcPr>
        <w:tcBorders>
          <w:top w:val="double" w:sz="2" w:space="0" w:color="8675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B5CDE"/>
    <w:pPr>
      <w:spacing w:after="0" w:line="240" w:lineRule="auto"/>
    </w:pPr>
    <w:tblPr>
      <w:tblStyleRowBandSize w:val="1"/>
      <w:tblStyleColBandSize w:val="1"/>
      <w:tblBorders>
        <w:top w:val="single" w:sz="4" w:space="0" w:color="F19CE6" w:themeColor="accent2" w:themeTint="66"/>
        <w:left w:val="single" w:sz="4" w:space="0" w:color="F19CE6" w:themeColor="accent2" w:themeTint="66"/>
        <w:bottom w:val="single" w:sz="4" w:space="0" w:color="F19CE6" w:themeColor="accent2" w:themeTint="66"/>
        <w:right w:val="single" w:sz="4" w:space="0" w:color="F19CE6" w:themeColor="accent2" w:themeTint="66"/>
        <w:insideH w:val="single" w:sz="4" w:space="0" w:color="F19CE6" w:themeColor="accent2" w:themeTint="66"/>
        <w:insideV w:val="single" w:sz="4" w:space="0" w:color="F19CE6" w:themeColor="accent2" w:themeTint="66"/>
      </w:tblBorders>
    </w:tblPr>
    <w:tblStylePr w:type="firstRow">
      <w:rPr>
        <w:b/>
        <w:bCs/>
      </w:rPr>
      <w:tblPr/>
      <w:tcPr>
        <w:tcBorders>
          <w:bottom w:val="single" w:sz="12" w:space="0" w:color="EA6BD9" w:themeColor="accent2" w:themeTint="99"/>
        </w:tcBorders>
      </w:tcPr>
    </w:tblStylePr>
    <w:tblStylePr w:type="lastRow">
      <w:rPr>
        <w:b/>
        <w:bCs/>
      </w:rPr>
      <w:tblPr/>
      <w:tcPr>
        <w:tcBorders>
          <w:top w:val="double" w:sz="2" w:space="0" w:color="EA6BD9" w:themeColor="accent2"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5A73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73F9"/>
    <w:rPr>
      <w:rFonts w:ascii="Arial" w:hAnsi="Arial"/>
      <w:color w:val="2A283C" w:themeColor="text1"/>
      <w:sz w:val="20"/>
      <w:szCs w:val="20"/>
    </w:rPr>
  </w:style>
  <w:style w:type="character" w:styleId="FootnoteReference">
    <w:name w:val="footnote reference"/>
    <w:basedOn w:val="DefaultParagraphFont"/>
    <w:uiPriority w:val="99"/>
    <w:semiHidden/>
    <w:unhideWhenUsed/>
    <w:rsid w:val="005A73F9"/>
    <w:rPr>
      <w:vertAlign w:val="superscript"/>
    </w:rPr>
  </w:style>
  <w:style w:type="character" w:styleId="CommentReference">
    <w:name w:val="annotation reference"/>
    <w:basedOn w:val="DefaultParagraphFont"/>
    <w:uiPriority w:val="99"/>
    <w:semiHidden/>
    <w:unhideWhenUsed/>
    <w:rsid w:val="00951525"/>
    <w:rPr>
      <w:sz w:val="16"/>
      <w:szCs w:val="16"/>
    </w:rPr>
  </w:style>
  <w:style w:type="paragraph" w:styleId="CommentText">
    <w:name w:val="annotation text"/>
    <w:basedOn w:val="Normal"/>
    <w:link w:val="CommentTextChar"/>
    <w:uiPriority w:val="99"/>
    <w:unhideWhenUsed/>
    <w:rsid w:val="00951525"/>
    <w:pPr>
      <w:spacing w:line="240" w:lineRule="auto"/>
    </w:pPr>
    <w:rPr>
      <w:sz w:val="20"/>
      <w:szCs w:val="20"/>
    </w:rPr>
  </w:style>
  <w:style w:type="character" w:customStyle="1" w:styleId="CommentTextChar">
    <w:name w:val="Comment Text Char"/>
    <w:basedOn w:val="DefaultParagraphFont"/>
    <w:link w:val="CommentText"/>
    <w:uiPriority w:val="99"/>
    <w:rsid w:val="00951525"/>
    <w:rPr>
      <w:rFonts w:ascii="Arial" w:hAnsi="Arial"/>
      <w:color w:val="2A283C" w:themeColor="text1"/>
      <w:sz w:val="20"/>
      <w:szCs w:val="20"/>
    </w:rPr>
  </w:style>
  <w:style w:type="paragraph" w:styleId="CommentSubject">
    <w:name w:val="annotation subject"/>
    <w:basedOn w:val="CommentText"/>
    <w:next w:val="CommentText"/>
    <w:link w:val="CommentSubjectChar"/>
    <w:uiPriority w:val="99"/>
    <w:semiHidden/>
    <w:unhideWhenUsed/>
    <w:rsid w:val="00951525"/>
    <w:rPr>
      <w:b/>
      <w:bCs/>
    </w:rPr>
  </w:style>
  <w:style w:type="character" w:customStyle="1" w:styleId="CommentSubjectChar">
    <w:name w:val="Comment Subject Char"/>
    <w:basedOn w:val="CommentTextChar"/>
    <w:link w:val="CommentSubject"/>
    <w:uiPriority w:val="99"/>
    <w:semiHidden/>
    <w:rsid w:val="00951525"/>
    <w:rPr>
      <w:rFonts w:ascii="Arial" w:hAnsi="Arial"/>
      <w:b/>
      <w:bCs/>
      <w:color w:val="2A283C" w:themeColor="text1"/>
      <w:sz w:val="20"/>
      <w:szCs w:val="20"/>
    </w:rPr>
  </w:style>
  <w:style w:type="character" w:styleId="Strong">
    <w:name w:val="Strong"/>
    <w:basedOn w:val="DefaultParagraphFont"/>
    <w:uiPriority w:val="22"/>
    <w:qFormat/>
    <w:rsid w:val="0053426D"/>
    <w:rPr>
      <w:b/>
      <w:bCs/>
    </w:rPr>
  </w:style>
  <w:style w:type="character" w:customStyle="1" w:styleId="ListParagraphChar">
    <w:name w:val="List Paragraph Char"/>
    <w:aliases w:val="List Char,Table Paragraph Char,Numbered List Paragraph Char,Bullet Char,TBS PB List Paragraph Char,List Paragraph1 Char,Recommendation Char,List Paragraph11 Char,L Char,List Paragraph2 Char,CV text Char,Table text Char,Dot pt Char"/>
    <w:link w:val="ListParagraph"/>
    <w:uiPriority w:val="34"/>
    <w:qFormat/>
    <w:locked/>
    <w:rsid w:val="00DA3C16"/>
    <w:rPr>
      <w:color w:val="2A283C" w:themeColor="text1"/>
      <w:sz w:val="24"/>
    </w:rPr>
  </w:style>
  <w:style w:type="character" w:styleId="FollowedHyperlink">
    <w:name w:val="FollowedHyperlink"/>
    <w:basedOn w:val="DefaultParagraphFont"/>
    <w:uiPriority w:val="99"/>
    <w:semiHidden/>
    <w:unhideWhenUsed/>
    <w:rsid w:val="00DA3C16"/>
    <w:rPr>
      <w:color w:val="8F32F6" w:themeColor="followedHyperlink"/>
      <w:u w:val="single"/>
    </w:rPr>
  </w:style>
  <w:style w:type="paragraph" w:styleId="Revision">
    <w:name w:val="Revision"/>
    <w:hidden/>
    <w:uiPriority w:val="99"/>
    <w:semiHidden/>
    <w:rsid w:val="00B56A38"/>
    <w:pPr>
      <w:spacing w:after="0" w:line="240" w:lineRule="auto"/>
    </w:pPr>
    <w:rPr>
      <w:rFonts w:ascii="Arial" w:hAnsi="Arial"/>
      <w:color w:val="2A283C" w:themeColor="text1"/>
      <w:sz w:val="24"/>
    </w:rPr>
  </w:style>
  <w:style w:type="paragraph" w:styleId="TOCHeading">
    <w:name w:val="TOC Heading"/>
    <w:basedOn w:val="Heading1"/>
    <w:next w:val="Normal"/>
    <w:uiPriority w:val="39"/>
    <w:unhideWhenUsed/>
    <w:qFormat/>
    <w:rsid w:val="004F329D"/>
    <w:pPr>
      <w:spacing w:before="240"/>
      <w:outlineLvl w:val="9"/>
    </w:pPr>
    <w:rPr>
      <w:b/>
      <w:color w:val="33247D" w:themeColor="accent1" w:themeShade="BF"/>
      <w:lang w:val="en-US"/>
    </w:rPr>
  </w:style>
  <w:style w:type="paragraph" w:styleId="TOC2">
    <w:name w:val="toc 2"/>
    <w:basedOn w:val="Normal"/>
    <w:next w:val="Normal"/>
    <w:autoRedefine/>
    <w:uiPriority w:val="39"/>
    <w:unhideWhenUsed/>
    <w:rsid w:val="00351793"/>
    <w:pPr>
      <w:tabs>
        <w:tab w:val="right" w:leader="dot" w:pos="10790"/>
      </w:tabs>
      <w:spacing w:after="0" w:line="240" w:lineRule="auto"/>
      <w:ind w:left="240"/>
    </w:pPr>
  </w:style>
  <w:style w:type="paragraph" w:styleId="TOC1">
    <w:name w:val="toc 1"/>
    <w:basedOn w:val="Normal"/>
    <w:next w:val="Normal"/>
    <w:autoRedefine/>
    <w:uiPriority w:val="39"/>
    <w:unhideWhenUsed/>
    <w:rsid w:val="00913940"/>
    <w:pPr>
      <w:tabs>
        <w:tab w:val="right" w:leader="dot" w:pos="10800"/>
      </w:tabs>
      <w:spacing w:after="0" w:line="240" w:lineRule="auto"/>
    </w:pPr>
  </w:style>
  <w:style w:type="table" w:styleId="GridTable4-Accent1">
    <w:name w:val="Grid Table 4 Accent 1"/>
    <w:basedOn w:val="TableNormal"/>
    <w:uiPriority w:val="49"/>
    <w:rsid w:val="007234EA"/>
    <w:pPr>
      <w:spacing w:after="0" w:line="240" w:lineRule="auto"/>
    </w:pPr>
    <w:tblPr>
      <w:tblStyleRowBandSize w:val="1"/>
      <w:tblStyleColBandSize w:val="1"/>
      <w:tblBorders>
        <w:top w:val="single" w:sz="4" w:space="0" w:color="8675D7" w:themeColor="accent1" w:themeTint="99"/>
        <w:left w:val="single" w:sz="4" w:space="0" w:color="8675D7" w:themeColor="accent1" w:themeTint="99"/>
        <w:bottom w:val="single" w:sz="4" w:space="0" w:color="8675D7" w:themeColor="accent1" w:themeTint="99"/>
        <w:right w:val="single" w:sz="4" w:space="0" w:color="8675D7" w:themeColor="accent1" w:themeTint="99"/>
        <w:insideH w:val="single" w:sz="4" w:space="0" w:color="8675D7" w:themeColor="accent1" w:themeTint="99"/>
        <w:insideV w:val="single" w:sz="4" w:space="0" w:color="8675D7" w:themeColor="accent1" w:themeTint="99"/>
      </w:tblBorders>
    </w:tblPr>
    <w:tblStylePr w:type="firstRow">
      <w:rPr>
        <w:b/>
        <w:bCs/>
        <w:color w:val="FFFFFF" w:themeColor="background1"/>
      </w:rPr>
      <w:tblPr/>
      <w:tcPr>
        <w:tcBorders>
          <w:top w:val="single" w:sz="4" w:space="0" w:color="4530A8" w:themeColor="accent1"/>
          <w:left w:val="single" w:sz="4" w:space="0" w:color="4530A8" w:themeColor="accent1"/>
          <w:bottom w:val="single" w:sz="4" w:space="0" w:color="4530A8" w:themeColor="accent1"/>
          <w:right w:val="single" w:sz="4" w:space="0" w:color="4530A8" w:themeColor="accent1"/>
          <w:insideH w:val="nil"/>
          <w:insideV w:val="nil"/>
        </w:tcBorders>
        <w:shd w:val="clear" w:color="auto" w:fill="4530A8" w:themeFill="accent1"/>
      </w:tcPr>
    </w:tblStylePr>
    <w:tblStylePr w:type="lastRow">
      <w:rPr>
        <w:b/>
        <w:bCs/>
      </w:rPr>
      <w:tblPr/>
      <w:tcPr>
        <w:tcBorders>
          <w:top w:val="double" w:sz="4" w:space="0" w:color="4530A8" w:themeColor="accent1"/>
        </w:tcBorders>
      </w:tcPr>
    </w:tblStylePr>
    <w:tblStylePr w:type="firstCol">
      <w:rPr>
        <w:b/>
        <w:bCs/>
      </w:rPr>
    </w:tblStylePr>
    <w:tblStylePr w:type="lastCol">
      <w:rPr>
        <w:b/>
        <w:bCs/>
      </w:rPr>
    </w:tblStylePr>
    <w:tblStylePr w:type="band1Vert">
      <w:tblPr/>
      <w:tcPr>
        <w:shd w:val="clear" w:color="auto" w:fill="D6D1F2" w:themeFill="accent1" w:themeFillTint="33"/>
      </w:tcPr>
    </w:tblStylePr>
    <w:tblStylePr w:type="band1Horz">
      <w:tblPr/>
      <w:tcPr>
        <w:shd w:val="clear" w:color="auto" w:fill="D6D1F2" w:themeFill="accent1" w:themeFillTint="33"/>
      </w:tcPr>
    </w:tblStylePr>
  </w:style>
  <w:style w:type="character" w:styleId="UnresolvedMention">
    <w:name w:val="Unresolved Mention"/>
    <w:basedOn w:val="DefaultParagraphFont"/>
    <w:uiPriority w:val="99"/>
    <w:semiHidden/>
    <w:unhideWhenUsed/>
    <w:rsid w:val="004F12CA"/>
    <w:rPr>
      <w:color w:val="605E5C"/>
      <w:shd w:val="clear" w:color="auto" w:fill="E1DFDD"/>
    </w:rPr>
  </w:style>
  <w:style w:type="paragraph" w:styleId="TOC3">
    <w:name w:val="toc 3"/>
    <w:basedOn w:val="Normal"/>
    <w:next w:val="Normal"/>
    <w:autoRedefine/>
    <w:uiPriority w:val="39"/>
    <w:unhideWhenUsed/>
    <w:rsid w:val="00A57443"/>
    <w:pPr>
      <w:spacing w:after="100"/>
      <w:ind w:left="480"/>
    </w:pPr>
  </w:style>
  <w:style w:type="character" w:customStyle="1" w:styleId="ui-provider">
    <w:name w:val="ui-provider"/>
    <w:basedOn w:val="DefaultParagraphFont"/>
    <w:rsid w:val="00AA49D1"/>
  </w:style>
  <w:style w:type="table" w:styleId="GridTable4">
    <w:name w:val="Grid Table 4"/>
    <w:basedOn w:val="TableNormal"/>
    <w:uiPriority w:val="49"/>
    <w:rsid w:val="00FC0536"/>
    <w:pPr>
      <w:spacing w:after="0" w:line="240" w:lineRule="auto"/>
    </w:pPr>
    <w:tblPr>
      <w:tblStyleRowBandSize w:val="1"/>
      <w:tblStyleColBandSize w:val="1"/>
      <w:tblBorders>
        <w:top w:val="single" w:sz="4" w:space="0" w:color="706B9C" w:themeColor="text1" w:themeTint="99"/>
        <w:left w:val="single" w:sz="4" w:space="0" w:color="706B9C" w:themeColor="text1" w:themeTint="99"/>
        <w:bottom w:val="single" w:sz="4" w:space="0" w:color="706B9C" w:themeColor="text1" w:themeTint="99"/>
        <w:right w:val="single" w:sz="4" w:space="0" w:color="706B9C" w:themeColor="text1" w:themeTint="99"/>
        <w:insideH w:val="single" w:sz="4" w:space="0" w:color="706B9C" w:themeColor="text1" w:themeTint="99"/>
        <w:insideV w:val="single" w:sz="4" w:space="0" w:color="706B9C" w:themeColor="text1" w:themeTint="99"/>
      </w:tblBorders>
    </w:tblPr>
    <w:tblStylePr w:type="firstRow">
      <w:rPr>
        <w:b/>
        <w:bCs/>
        <w:color w:val="FFFFFF" w:themeColor="background1"/>
      </w:rPr>
      <w:tblPr/>
      <w:tcPr>
        <w:tcBorders>
          <w:top w:val="single" w:sz="4" w:space="0" w:color="2A283C" w:themeColor="text1"/>
          <w:left w:val="single" w:sz="4" w:space="0" w:color="2A283C" w:themeColor="text1"/>
          <w:bottom w:val="single" w:sz="4" w:space="0" w:color="2A283C" w:themeColor="text1"/>
          <w:right w:val="single" w:sz="4" w:space="0" w:color="2A283C" w:themeColor="text1"/>
          <w:insideH w:val="nil"/>
          <w:insideV w:val="nil"/>
        </w:tcBorders>
        <w:shd w:val="clear" w:color="auto" w:fill="2A283C" w:themeFill="text1"/>
      </w:tcPr>
    </w:tblStylePr>
    <w:tblStylePr w:type="lastRow">
      <w:rPr>
        <w:b/>
        <w:bCs/>
      </w:rPr>
      <w:tblPr/>
      <w:tcPr>
        <w:tcBorders>
          <w:top w:val="double" w:sz="4" w:space="0" w:color="2A283C" w:themeColor="text1"/>
        </w:tcBorders>
      </w:tcPr>
    </w:tblStylePr>
    <w:tblStylePr w:type="firstCol">
      <w:rPr>
        <w:b/>
        <w:bCs/>
      </w:rPr>
    </w:tblStylePr>
    <w:tblStylePr w:type="lastCol">
      <w:rPr>
        <w:b/>
        <w:bCs/>
      </w:rPr>
    </w:tblStylePr>
    <w:tblStylePr w:type="band1Vert">
      <w:tblPr/>
      <w:tcPr>
        <w:shd w:val="clear" w:color="auto" w:fill="CFCDDE" w:themeFill="text1" w:themeFillTint="33"/>
      </w:tcPr>
    </w:tblStylePr>
    <w:tblStylePr w:type="band1Horz">
      <w:tblPr/>
      <w:tcPr>
        <w:shd w:val="clear" w:color="auto" w:fill="CFCDDE" w:themeFill="text1" w:themeFillTint="33"/>
      </w:tcPr>
    </w:tblStylePr>
  </w:style>
  <w:style w:type="character" w:customStyle="1" w:styleId="normaltextrun">
    <w:name w:val="normaltextrun"/>
    <w:basedOn w:val="DefaultParagraphFont"/>
    <w:rsid w:val="0084412E"/>
  </w:style>
  <w:style w:type="character" w:customStyle="1" w:styleId="superscript">
    <w:name w:val="superscript"/>
    <w:basedOn w:val="DefaultParagraphFont"/>
    <w:rsid w:val="0026379A"/>
  </w:style>
  <w:style w:type="character" w:customStyle="1" w:styleId="eop">
    <w:name w:val="eop"/>
    <w:basedOn w:val="DefaultParagraphFont"/>
    <w:rsid w:val="00E444F6"/>
  </w:style>
  <w:style w:type="character" w:styleId="Mention">
    <w:name w:val="Mention"/>
    <w:basedOn w:val="DefaultParagraphFont"/>
    <w:uiPriority w:val="99"/>
    <w:unhideWhenUsed/>
    <w:rsid w:val="003A732C"/>
    <w:rPr>
      <w:color w:val="2B579A"/>
      <w:shd w:val="clear" w:color="auto" w:fill="E1DFDD"/>
    </w:rPr>
  </w:style>
  <w:style w:type="table" w:styleId="ListTable3-Accent1">
    <w:name w:val="List Table 3 Accent 1"/>
    <w:basedOn w:val="TableNormal"/>
    <w:uiPriority w:val="48"/>
    <w:rsid w:val="00772498"/>
    <w:pPr>
      <w:spacing w:after="0" w:line="240" w:lineRule="auto"/>
    </w:pPr>
    <w:tblPr>
      <w:tblStyleRowBandSize w:val="1"/>
      <w:tblStyleColBandSize w:val="1"/>
      <w:tblBorders>
        <w:top w:val="single" w:sz="4" w:space="0" w:color="4530A8" w:themeColor="accent1"/>
        <w:left w:val="single" w:sz="4" w:space="0" w:color="4530A8" w:themeColor="accent1"/>
        <w:bottom w:val="single" w:sz="4" w:space="0" w:color="4530A8" w:themeColor="accent1"/>
        <w:right w:val="single" w:sz="4" w:space="0" w:color="4530A8" w:themeColor="accent1"/>
      </w:tblBorders>
    </w:tblPr>
    <w:tblStylePr w:type="firstRow">
      <w:rPr>
        <w:b/>
        <w:bCs/>
        <w:color w:val="FFFFFF" w:themeColor="background1"/>
      </w:rPr>
      <w:tblPr/>
      <w:tcPr>
        <w:shd w:val="clear" w:color="auto" w:fill="4530A8" w:themeFill="accent1"/>
      </w:tcPr>
    </w:tblStylePr>
    <w:tblStylePr w:type="lastRow">
      <w:rPr>
        <w:b/>
        <w:bCs/>
      </w:rPr>
      <w:tblPr/>
      <w:tcPr>
        <w:tcBorders>
          <w:top w:val="double" w:sz="4" w:space="0" w:color="4530A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30A8" w:themeColor="accent1"/>
          <w:right w:val="single" w:sz="4" w:space="0" w:color="4530A8" w:themeColor="accent1"/>
        </w:tcBorders>
      </w:tcPr>
    </w:tblStylePr>
    <w:tblStylePr w:type="band1Horz">
      <w:tblPr/>
      <w:tcPr>
        <w:tcBorders>
          <w:top w:val="single" w:sz="4" w:space="0" w:color="4530A8" w:themeColor="accent1"/>
          <w:bottom w:val="single" w:sz="4" w:space="0" w:color="4530A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30A8" w:themeColor="accent1"/>
          <w:left w:val="nil"/>
        </w:tcBorders>
      </w:tcPr>
    </w:tblStylePr>
    <w:tblStylePr w:type="swCell">
      <w:tblPr/>
      <w:tcPr>
        <w:tcBorders>
          <w:top w:val="double" w:sz="4" w:space="0" w:color="4530A8"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4328">
      <w:bodyDiv w:val="1"/>
      <w:marLeft w:val="0"/>
      <w:marRight w:val="0"/>
      <w:marTop w:val="0"/>
      <w:marBottom w:val="0"/>
      <w:divBdr>
        <w:top w:val="none" w:sz="0" w:space="0" w:color="auto"/>
        <w:left w:val="none" w:sz="0" w:space="0" w:color="auto"/>
        <w:bottom w:val="none" w:sz="0" w:space="0" w:color="auto"/>
        <w:right w:val="none" w:sz="0" w:space="0" w:color="auto"/>
      </w:divBdr>
    </w:div>
    <w:div w:id="54158386">
      <w:bodyDiv w:val="1"/>
      <w:marLeft w:val="0"/>
      <w:marRight w:val="0"/>
      <w:marTop w:val="0"/>
      <w:marBottom w:val="0"/>
      <w:divBdr>
        <w:top w:val="none" w:sz="0" w:space="0" w:color="auto"/>
        <w:left w:val="none" w:sz="0" w:space="0" w:color="auto"/>
        <w:bottom w:val="none" w:sz="0" w:space="0" w:color="auto"/>
        <w:right w:val="none" w:sz="0" w:space="0" w:color="auto"/>
      </w:divBdr>
    </w:div>
    <w:div w:id="80764130">
      <w:bodyDiv w:val="1"/>
      <w:marLeft w:val="0"/>
      <w:marRight w:val="0"/>
      <w:marTop w:val="0"/>
      <w:marBottom w:val="0"/>
      <w:divBdr>
        <w:top w:val="none" w:sz="0" w:space="0" w:color="auto"/>
        <w:left w:val="none" w:sz="0" w:space="0" w:color="auto"/>
        <w:bottom w:val="none" w:sz="0" w:space="0" w:color="auto"/>
        <w:right w:val="none" w:sz="0" w:space="0" w:color="auto"/>
      </w:divBdr>
    </w:div>
    <w:div w:id="107743744">
      <w:bodyDiv w:val="1"/>
      <w:marLeft w:val="0"/>
      <w:marRight w:val="0"/>
      <w:marTop w:val="0"/>
      <w:marBottom w:val="0"/>
      <w:divBdr>
        <w:top w:val="none" w:sz="0" w:space="0" w:color="auto"/>
        <w:left w:val="none" w:sz="0" w:space="0" w:color="auto"/>
        <w:bottom w:val="none" w:sz="0" w:space="0" w:color="auto"/>
        <w:right w:val="none" w:sz="0" w:space="0" w:color="auto"/>
      </w:divBdr>
    </w:div>
    <w:div w:id="116072758">
      <w:bodyDiv w:val="1"/>
      <w:marLeft w:val="0"/>
      <w:marRight w:val="0"/>
      <w:marTop w:val="0"/>
      <w:marBottom w:val="0"/>
      <w:divBdr>
        <w:top w:val="none" w:sz="0" w:space="0" w:color="auto"/>
        <w:left w:val="none" w:sz="0" w:space="0" w:color="auto"/>
        <w:bottom w:val="none" w:sz="0" w:space="0" w:color="auto"/>
        <w:right w:val="none" w:sz="0" w:space="0" w:color="auto"/>
      </w:divBdr>
    </w:div>
    <w:div w:id="136998519">
      <w:bodyDiv w:val="1"/>
      <w:marLeft w:val="0"/>
      <w:marRight w:val="0"/>
      <w:marTop w:val="0"/>
      <w:marBottom w:val="0"/>
      <w:divBdr>
        <w:top w:val="none" w:sz="0" w:space="0" w:color="auto"/>
        <w:left w:val="none" w:sz="0" w:space="0" w:color="auto"/>
        <w:bottom w:val="none" w:sz="0" w:space="0" w:color="auto"/>
        <w:right w:val="none" w:sz="0" w:space="0" w:color="auto"/>
      </w:divBdr>
    </w:div>
    <w:div w:id="153761027">
      <w:bodyDiv w:val="1"/>
      <w:marLeft w:val="0"/>
      <w:marRight w:val="0"/>
      <w:marTop w:val="0"/>
      <w:marBottom w:val="0"/>
      <w:divBdr>
        <w:top w:val="none" w:sz="0" w:space="0" w:color="auto"/>
        <w:left w:val="none" w:sz="0" w:space="0" w:color="auto"/>
        <w:bottom w:val="none" w:sz="0" w:space="0" w:color="auto"/>
        <w:right w:val="none" w:sz="0" w:space="0" w:color="auto"/>
      </w:divBdr>
      <w:divsChild>
        <w:div w:id="815417">
          <w:marLeft w:val="446"/>
          <w:marRight w:val="0"/>
          <w:marTop w:val="0"/>
          <w:marBottom w:val="0"/>
          <w:divBdr>
            <w:top w:val="none" w:sz="0" w:space="0" w:color="auto"/>
            <w:left w:val="none" w:sz="0" w:space="0" w:color="auto"/>
            <w:bottom w:val="none" w:sz="0" w:space="0" w:color="auto"/>
            <w:right w:val="none" w:sz="0" w:space="0" w:color="auto"/>
          </w:divBdr>
        </w:div>
        <w:div w:id="56126391">
          <w:marLeft w:val="446"/>
          <w:marRight w:val="0"/>
          <w:marTop w:val="0"/>
          <w:marBottom w:val="0"/>
          <w:divBdr>
            <w:top w:val="none" w:sz="0" w:space="0" w:color="auto"/>
            <w:left w:val="none" w:sz="0" w:space="0" w:color="auto"/>
            <w:bottom w:val="none" w:sz="0" w:space="0" w:color="auto"/>
            <w:right w:val="none" w:sz="0" w:space="0" w:color="auto"/>
          </w:divBdr>
        </w:div>
        <w:div w:id="142701250">
          <w:marLeft w:val="446"/>
          <w:marRight w:val="0"/>
          <w:marTop w:val="0"/>
          <w:marBottom w:val="0"/>
          <w:divBdr>
            <w:top w:val="none" w:sz="0" w:space="0" w:color="auto"/>
            <w:left w:val="none" w:sz="0" w:space="0" w:color="auto"/>
            <w:bottom w:val="none" w:sz="0" w:space="0" w:color="auto"/>
            <w:right w:val="none" w:sz="0" w:space="0" w:color="auto"/>
          </w:divBdr>
        </w:div>
        <w:div w:id="517162650">
          <w:marLeft w:val="446"/>
          <w:marRight w:val="0"/>
          <w:marTop w:val="0"/>
          <w:marBottom w:val="0"/>
          <w:divBdr>
            <w:top w:val="none" w:sz="0" w:space="0" w:color="auto"/>
            <w:left w:val="none" w:sz="0" w:space="0" w:color="auto"/>
            <w:bottom w:val="none" w:sz="0" w:space="0" w:color="auto"/>
            <w:right w:val="none" w:sz="0" w:space="0" w:color="auto"/>
          </w:divBdr>
        </w:div>
        <w:div w:id="644167740">
          <w:marLeft w:val="446"/>
          <w:marRight w:val="0"/>
          <w:marTop w:val="0"/>
          <w:marBottom w:val="0"/>
          <w:divBdr>
            <w:top w:val="none" w:sz="0" w:space="0" w:color="auto"/>
            <w:left w:val="none" w:sz="0" w:space="0" w:color="auto"/>
            <w:bottom w:val="none" w:sz="0" w:space="0" w:color="auto"/>
            <w:right w:val="none" w:sz="0" w:space="0" w:color="auto"/>
          </w:divBdr>
        </w:div>
        <w:div w:id="1410229681">
          <w:marLeft w:val="446"/>
          <w:marRight w:val="0"/>
          <w:marTop w:val="0"/>
          <w:marBottom w:val="0"/>
          <w:divBdr>
            <w:top w:val="none" w:sz="0" w:space="0" w:color="auto"/>
            <w:left w:val="none" w:sz="0" w:space="0" w:color="auto"/>
            <w:bottom w:val="none" w:sz="0" w:space="0" w:color="auto"/>
            <w:right w:val="none" w:sz="0" w:space="0" w:color="auto"/>
          </w:divBdr>
        </w:div>
        <w:div w:id="1541357531">
          <w:marLeft w:val="446"/>
          <w:marRight w:val="0"/>
          <w:marTop w:val="0"/>
          <w:marBottom w:val="0"/>
          <w:divBdr>
            <w:top w:val="none" w:sz="0" w:space="0" w:color="auto"/>
            <w:left w:val="none" w:sz="0" w:space="0" w:color="auto"/>
            <w:bottom w:val="none" w:sz="0" w:space="0" w:color="auto"/>
            <w:right w:val="none" w:sz="0" w:space="0" w:color="auto"/>
          </w:divBdr>
        </w:div>
        <w:div w:id="1745487965">
          <w:marLeft w:val="446"/>
          <w:marRight w:val="0"/>
          <w:marTop w:val="0"/>
          <w:marBottom w:val="0"/>
          <w:divBdr>
            <w:top w:val="none" w:sz="0" w:space="0" w:color="auto"/>
            <w:left w:val="none" w:sz="0" w:space="0" w:color="auto"/>
            <w:bottom w:val="none" w:sz="0" w:space="0" w:color="auto"/>
            <w:right w:val="none" w:sz="0" w:space="0" w:color="auto"/>
          </w:divBdr>
        </w:div>
        <w:div w:id="1810857498">
          <w:marLeft w:val="274"/>
          <w:marRight w:val="0"/>
          <w:marTop w:val="0"/>
          <w:marBottom w:val="0"/>
          <w:divBdr>
            <w:top w:val="none" w:sz="0" w:space="0" w:color="auto"/>
            <w:left w:val="none" w:sz="0" w:space="0" w:color="auto"/>
            <w:bottom w:val="none" w:sz="0" w:space="0" w:color="auto"/>
            <w:right w:val="none" w:sz="0" w:space="0" w:color="auto"/>
          </w:divBdr>
        </w:div>
        <w:div w:id="2049405404">
          <w:marLeft w:val="274"/>
          <w:marRight w:val="0"/>
          <w:marTop w:val="0"/>
          <w:marBottom w:val="0"/>
          <w:divBdr>
            <w:top w:val="none" w:sz="0" w:space="0" w:color="auto"/>
            <w:left w:val="none" w:sz="0" w:space="0" w:color="auto"/>
            <w:bottom w:val="none" w:sz="0" w:space="0" w:color="auto"/>
            <w:right w:val="none" w:sz="0" w:space="0" w:color="auto"/>
          </w:divBdr>
        </w:div>
      </w:divsChild>
    </w:div>
    <w:div w:id="228998547">
      <w:bodyDiv w:val="1"/>
      <w:marLeft w:val="0"/>
      <w:marRight w:val="0"/>
      <w:marTop w:val="0"/>
      <w:marBottom w:val="0"/>
      <w:divBdr>
        <w:top w:val="none" w:sz="0" w:space="0" w:color="auto"/>
        <w:left w:val="none" w:sz="0" w:space="0" w:color="auto"/>
        <w:bottom w:val="none" w:sz="0" w:space="0" w:color="auto"/>
        <w:right w:val="none" w:sz="0" w:space="0" w:color="auto"/>
      </w:divBdr>
    </w:div>
    <w:div w:id="267860673">
      <w:bodyDiv w:val="1"/>
      <w:marLeft w:val="0"/>
      <w:marRight w:val="0"/>
      <w:marTop w:val="0"/>
      <w:marBottom w:val="0"/>
      <w:divBdr>
        <w:top w:val="none" w:sz="0" w:space="0" w:color="auto"/>
        <w:left w:val="none" w:sz="0" w:space="0" w:color="auto"/>
        <w:bottom w:val="none" w:sz="0" w:space="0" w:color="auto"/>
        <w:right w:val="none" w:sz="0" w:space="0" w:color="auto"/>
      </w:divBdr>
      <w:divsChild>
        <w:div w:id="742067574">
          <w:marLeft w:val="0"/>
          <w:marRight w:val="0"/>
          <w:marTop w:val="0"/>
          <w:marBottom w:val="0"/>
          <w:divBdr>
            <w:top w:val="single" w:sz="6" w:space="3" w:color="auto"/>
            <w:left w:val="single" w:sz="6" w:space="3" w:color="auto"/>
            <w:bottom w:val="single" w:sz="6" w:space="3" w:color="auto"/>
            <w:right w:val="single" w:sz="6" w:space="3" w:color="auto"/>
          </w:divBdr>
        </w:div>
      </w:divsChild>
    </w:div>
    <w:div w:id="275721341">
      <w:bodyDiv w:val="1"/>
      <w:marLeft w:val="0"/>
      <w:marRight w:val="0"/>
      <w:marTop w:val="0"/>
      <w:marBottom w:val="0"/>
      <w:divBdr>
        <w:top w:val="none" w:sz="0" w:space="0" w:color="auto"/>
        <w:left w:val="none" w:sz="0" w:space="0" w:color="auto"/>
        <w:bottom w:val="none" w:sz="0" w:space="0" w:color="auto"/>
        <w:right w:val="none" w:sz="0" w:space="0" w:color="auto"/>
      </w:divBdr>
    </w:div>
    <w:div w:id="278069653">
      <w:bodyDiv w:val="1"/>
      <w:marLeft w:val="0"/>
      <w:marRight w:val="0"/>
      <w:marTop w:val="0"/>
      <w:marBottom w:val="0"/>
      <w:divBdr>
        <w:top w:val="none" w:sz="0" w:space="0" w:color="auto"/>
        <w:left w:val="none" w:sz="0" w:space="0" w:color="auto"/>
        <w:bottom w:val="none" w:sz="0" w:space="0" w:color="auto"/>
        <w:right w:val="none" w:sz="0" w:space="0" w:color="auto"/>
      </w:divBdr>
    </w:div>
    <w:div w:id="381909088">
      <w:bodyDiv w:val="1"/>
      <w:marLeft w:val="0"/>
      <w:marRight w:val="0"/>
      <w:marTop w:val="0"/>
      <w:marBottom w:val="0"/>
      <w:divBdr>
        <w:top w:val="none" w:sz="0" w:space="0" w:color="auto"/>
        <w:left w:val="none" w:sz="0" w:space="0" w:color="auto"/>
        <w:bottom w:val="none" w:sz="0" w:space="0" w:color="auto"/>
        <w:right w:val="none" w:sz="0" w:space="0" w:color="auto"/>
      </w:divBdr>
      <w:divsChild>
        <w:div w:id="47653173">
          <w:marLeft w:val="446"/>
          <w:marRight w:val="0"/>
          <w:marTop w:val="0"/>
          <w:marBottom w:val="0"/>
          <w:divBdr>
            <w:top w:val="none" w:sz="0" w:space="0" w:color="auto"/>
            <w:left w:val="none" w:sz="0" w:space="0" w:color="auto"/>
            <w:bottom w:val="none" w:sz="0" w:space="0" w:color="auto"/>
            <w:right w:val="none" w:sz="0" w:space="0" w:color="auto"/>
          </w:divBdr>
        </w:div>
        <w:div w:id="170608823">
          <w:marLeft w:val="446"/>
          <w:marRight w:val="0"/>
          <w:marTop w:val="0"/>
          <w:marBottom w:val="0"/>
          <w:divBdr>
            <w:top w:val="none" w:sz="0" w:space="0" w:color="auto"/>
            <w:left w:val="none" w:sz="0" w:space="0" w:color="auto"/>
            <w:bottom w:val="none" w:sz="0" w:space="0" w:color="auto"/>
            <w:right w:val="none" w:sz="0" w:space="0" w:color="auto"/>
          </w:divBdr>
        </w:div>
        <w:div w:id="312829382">
          <w:marLeft w:val="446"/>
          <w:marRight w:val="0"/>
          <w:marTop w:val="0"/>
          <w:marBottom w:val="0"/>
          <w:divBdr>
            <w:top w:val="none" w:sz="0" w:space="0" w:color="auto"/>
            <w:left w:val="none" w:sz="0" w:space="0" w:color="auto"/>
            <w:bottom w:val="none" w:sz="0" w:space="0" w:color="auto"/>
            <w:right w:val="none" w:sz="0" w:space="0" w:color="auto"/>
          </w:divBdr>
        </w:div>
        <w:div w:id="350038071">
          <w:marLeft w:val="446"/>
          <w:marRight w:val="0"/>
          <w:marTop w:val="0"/>
          <w:marBottom w:val="0"/>
          <w:divBdr>
            <w:top w:val="none" w:sz="0" w:space="0" w:color="auto"/>
            <w:left w:val="none" w:sz="0" w:space="0" w:color="auto"/>
            <w:bottom w:val="none" w:sz="0" w:space="0" w:color="auto"/>
            <w:right w:val="none" w:sz="0" w:space="0" w:color="auto"/>
          </w:divBdr>
        </w:div>
        <w:div w:id="534930138">
          <w:marLeft w:val="1166"/>
          <w:marRight w:val="0"/>
          <w:marTop w:val="0"/>
          <w:marBottom w:val="0"/>
          <w:divBdr>
            <w:top w:val="none" w:sz="0" w:space="0" w:color="auto"/>
            <w:left w:val="none" w:sz="0" w:space="0" w:color="auto"/>
            <w:bottom w:val="none" w:sz="0" w:space="0" w:color="auto"/>
            <w:right w:val="none" w:sz="0" w:space="0" w:color="auto"/>
          </w:divBdr>
        </w:div>
        <w:div w:id="637417747">
          <w:marLeft w:val="1166"/>
          <w:marRight w:val="0"/>
          <w:marTop w:val="0"/>
          <w:marBottom w:val="0"/>
          <w:divBdr>
            <w:top w:val="none" w:sz="0" w:space="0" w:color="auto"/>
            <w:left w:val="none" w:sz="0" w:space="0" w:color="auto"/>
            <w:bottom w:val="none" w:sz="0" w:space="0" w:color="auto"/>
            <w:right w:val="none" w:sz="0" w:space="0" w:color="auto"/>
          </w:divBdr>
        </w:div>
        <w:div w:id="708409491">
          <w:marLeft w:val="446"/>
          <w:marRight w:val="0"/>
          <w:marTop w:val="0"/>
          <w:marBottom w:val="0"/>
          <w:divBdr>
            <w:top w:val="none" w:sz="0" w:space="0" w:color="auto"/>
            <w:left w:val="none" w:sz="0" w:space="0" w:color="auto"/>
            <w:bottom w:val="none" w:sz="0" w:space="0" w:color="auto"/>
            <w:right w:val="none" w:sz="0" w:space="0" w:color="auto"/>
          </w:divBdr>
        </w:div>
        <w:div w:id="877939194">
          <w:marLeft w:val="1166"/>
          <w:marRight w:val="0"/>
          <w:marTop w:val="0"/>
          <w:marBottom w:val="0"/>
          <w:divBdr>
            <w:top w:val="none" w:sz="0" w:space="0" w:color="auto"/>
            <w:left w:val="none" w:sz="0" w:space="0" w:color="auto"/>
            <w:bottom w:val="none" w:sz="0" w:space="0" w:color="auto"/>
            <w:right w:val="none" w:sz="0" w:space="0" w:color="auto"/>
          </w:divBdr>
        </w:div>
        <w:div w:id="1125538981">
          <w:marLeft w:val="1166"/>
          <w:marRight w:val="0"/>
          <w:marTop w:val="0"/>
          <w:marBottom w:val="0"/>
          <w:divBdr>
            <w:top w:val="none" w:sz="0" w:space="0" w:color="auto"/>
            <w:left w:val="none" w:sz="0" w:space="0" w:color="auto"/>
            <w:bottom w:val="none" w:sz="0" w:space="0" w:color="auto"/>
            <w:right w:val="none" w:sz="0" w:space="0" w:color="auto"/>
          </w:divBdr>
        </w:div>
        <w:div w:id="1238900470">
          <w:marLeft w:val="446"/>
          <w:marRight w:val="0"/>
          <w:marTop w:val="0"/>
          <w:marBottom w:val="0"/>
          <w:divBdr>
            <w:top w:val="none" w:sz="0" w:space="0" w:color="auto"/>
            <w:left w:val="none" w:sz="0" w:space="0" w:color="auto"/>
            <w:bottom w:val="none" w:sz="0" w:space="0" w:color="auto"/>
            <w:right w:val="none" w:sz="0" w:space="0" w:color="auto"/>
          </w:divBdr>
        </w:div>
        <w:div w:id="1530949788">
          <w:marLeft w:val="446"/>
          <w:marRight w:val="0"/>
          <w:marTop w:val="0"/>
          <w:marBottom w:val="0"/>
          <w:divBdr>
            <w:top w:val="none" w:sz="0" w:space="0" w:color="auto"/>
            <w:left w:val="none" w:sz="0" w:space="0" w:color="auto"/>
            <w:bottom w:val="none" w:sz="0" w:space="0" w:color="auto"/>
            <w:right w:val="none" w:sz="0" w:space="0" w:color="auto"/>
          </w:divBdr>
        </w:div>
        <w:div w:id="1618952226">
          <w:marLeft w:val="446"/>
          <w:marRight w:val="0"/>
          <w:marTop w:val="0"/>
          <w:marBottom w:val="0"/>
          <w:divBdr>
            <w:top w:val="none" w:sz="0" w:space="0" w:color="auto"/>
            <w:left w:val="none" w:sz="0" w:space="0" w:color="auto"/>
            <w:bottom w:val="none" w:sz="0" w:space="0" w:color="auto"/>
            <w:right w:val="none" w:sz="0" w:space="0" w:color="auto"/>
          </w:divBdr>
        </w:div>
        <w:div w:id="1877037124">
          <w:marLeft w:val="446"/>
          <w:marRight w:val="0"/>
          <w:marTop w:val="0"/>
          <w:marBottom w:val="0"/>
          <w:divBdr>
            <w:top w:val="none" w:sz="0" w:space="0" w:color="auto"/>
            <w:left w:val="none" w:sz="0" w:space="0" w:color="auto"/>
            <w:bottom w:val="none" w:sz="0" w:space="0" w:color="auto"/>
            <w:right w:val="none" w:sz="0" w:space="0" w:color="auto"/>
          </w:divBdr>
        </w:div>
        <w:div w:id="2067877663">
          <w:marLeft w:val="446"/>
          <w:marRight w:val="0"/>
          <w:marTop w:val="0"/>
          <w:marBottom w:val="0"/>
          <w:divBdr>
            <w:top w:val="none" w:sz="0" w:space="0" w:color="auto"/>
            <w:left w:val="none" w:sz="0" w:space="0" w:color="auto"/>
            <w:bottom w:val="none" w:sz="0" w:space="0" w:color="auto"/>
            <w:right w:val="none" w:sz="0" w:space="0" w:color="auto"/>
          </w:divBdr>
        </w:div>
        <w:div w:id="2092971045">
          <w:marLeft w:val="1166"/>
          <w:marRight w:val="0"/>
          <w:marTop w:val="0"/>
          <w:marBottom w:val="0"/>
          <w:divBdr>
            <w:top w:val="none" w:sz="0" w:space="0" w:color="auto"/>
            <w:left w:val="none" w:sz="0" w:space="0" w:color="auto"/>
            <w:bottom w:val="none" w:sz="0" w:space="0" w:color="auto"/>
            <w:right w:val="none" w:sz="0" w:space="0" w:color="auto"/>
          </w:divBdr>
        </w:div>
        <w:div w:id="2100173263">
          <w:marLeft w:val="446"/>
          <w:marRight w:val="0"/>
          <w:marTop w:val="0"/>
          <w:marBottom w:val="0"/>
          <w:divBdr>
            <w:top w:val="none" w:sz="0" w:space="0" w:color="auto"/>
            <w:left w:val="none" w:sz="0" w:space="0" w:color="auto"/>
            <w:bottom w:val="none" w:sz="0" w:space="0" w:color="auto"/>
            <w:right w:val="none" w:sz="0" w:space="0" w:color="auto"/>
          </w:divBdr>
        </w:div>
      </w:divsChild>
    </w:div>
    <w:div w:id="403525795">
      <w:bodyDiv w:val="1"/>
      <w:marLeft w:val="0"/>
      <w:marRight w:val="0"/>
      <w:marTop w:val="0"/>
      <w:marBottom w:val="0"/>
      <w:divBdr>
        <w:top w:val="none" w:sz="0" w:space="0" w:color="auto"/>
        <w:left w:val="none" w:sz="0" w:space="0" w:color="auto"/>
        <w:bottom w:val="none" w:sz="0" w:space="0" w:color="auto"/>
        <w:right w:val="none" w:sz="0" w:space="0" w:color="auto"/>
      </w:divBdr>
    </w:div>
    <w:div w:id="408383862">
      <w:bodyDiv w:val="1"/>
      <w:marLeft w:val="0"/>
      <w:marRight w:val="0"/>
      <w:marTop w:val="0"/>
      <w:marBottom w:val="0"/>
      <w:divBdr>
        <w:top w:val="none" w:sz="0" w:space="0" w:color="auto"/>
        <w:left w:val="none" w:sz="0" w:space="0" w:color="auto"/>
        <w:bottom w:val="none" w:sz="0" w:space="0" w:color="auto"/>
        <w:right w:val="none" w:sz="0" w:space="0" w:color="auto"/>
      </w:divBdr>
    </w:div>
    <w:div w:id="415397823">
      <w:bodyDiv w:val="1"/>
      <w:marLeft w:val="0"/>
      <w:marRight w:val="0"/>
      <w:marTop w:val="0"/>
      <w:marBottom w:val="0"/>
      <w:divBdr>
        <w:top w:val="none" w:sz="0" w:space="0" w:color="auto"/>
        <w:left w:val="none" w:sz="0" w:space="0" w:color="auto"/>
        <w:bottom w:val="none" w:sz="0" w:space="0" w:color="auto"/>
        <w:right w:val="none" w:sz="0" w:space="0" w:color="auto"/>
      </w:divBdr>
      <w:divsChild>
        <w:div w:id="498039684">
          <w:marLeft w:val="446"/>
          <w:marRight w:val="0"/>
          <w:marTop w:val="0"/>
          <w:marBottom w:val="0"/>
          <w:divBdr>
            <w:top w:val="none" w:sz="0" w:space="0" w:color="auto"/>
            <w:left w:val="none" w:sz="0" w:space="0" w:color="auto"/>
            <w:bottom w:val="none" w:sz="0" w:space="0" w:color="auto"/>
            <w:right w:val="none" w:sz="0" w:space="0" w:color="auto"/>
          </w:divBdr>
        </w:div>
        <w:div w:id="1061519291">
          <w:marLeft w:val="446"/>
          <w:marRight w:val="0"/>
          <w:marTop w:val="0"/>
          <w:marBottom w:val="0"/>
          <w:divBdr>
            <w:top w:val="none" w:sz="0" w:space="0" w:color="auto"/>
            <w:left w:val="none" w:sz="0" w:space="0" w:color="auto"/>
            <w:bottom w:val="none" w:sz="0" w:space="0" w:color="auto"/>
            <w:right w:val="none" w:sz="0" w:space="0" w:color="auto"/>
          </w:divBdr>
        </w:div>
        <w:div w:id="1192762351">
          <w:marLeft w:val="446"/>
          <w:marRight w:val="0"/>
          <w:marTop w:val="0"/>
          <w:marBottom w:val="0"/>
          <w:divBdr>
            <w:top w:val="none" w:sz="0" w:space="0" w:color="auto"/>
            <w:left w:val="none" w:sz="0" w:space="0" w:color="auto"/>
            <w:bottom w:val="none" w:sz="0" w:space="0" w:color="auto"/>
            <w:right w:val="none" w:sz="0" w:space="0" w:color="auto"/>
          </w:divBdr>
        </w:div>
        <w:div w:id="1246647511">
          <w:marLeft w:val="446"/>
          <w:marRight w:val="0"/>
          <w:marTop w:val="0"/>
          <w:marBottom w:val="0"/>
          <w:divBdr>
            <w:top w:val="none" w:sz="0" w:space="0" w:color="auto"/>
            <w:left w:val="none" w:sz="0" w:space="0" w:color="auto"/>
            <w:bottom w:val="none" w:sz="0" w:space="0" w:color="auto"/>
            <w:right w:val="none" w:sz="0" w:space="0" w:color="auto"/>
          </w:divBdr>
        </w:div>
        <w:div w:id="1523933797">
          <w:marLeft w:val="446"/>
          <w:marRight w:val="0"/>
          <w:marTop w:val="0"/>
          <w:marBottom w:val="0"/>
          <w:divBdr>
            <w:top w:val="none" w:sz="0" w:space="0" w:color="auto"/>
            <w:left w:val="none" w:sz="0" w:space="0" w:color="auto"/>
            <w:bottom w:val="none" w:sz="0" w:space="0" w:color="auto"/>
            <w:right w:val="none" w:sz="0" w:space="0" w:color="auto"/>
          </w:divBdr>
        </w:div>
        <w:div w:id="1578443302">
          <w:marLeft w:val="446"/>
          <w:marRight w:val="0"/>
          <w:marTop w:val="0"/>
          <w:marBottom w:val="0"/>
          <w:divBdr>
            <w:top w:val="none" w:sz="0" w:space="0" w:color="auto"/>
            <w:left w:val="none" w:sz="0" w:space="0" w:color="auto"/>
            <w:bottom w:val="none" w:sz="0" w:space="0" w:color="auto"/>
            <w:right w:val="none" w:sz="0" w:space="0" w:color="auto"/>
          </w:divBdr>
        </w:div>
        <w:div w:id="1666978558">
          <w:marLeft w:val="446"/>
          <w:marRight w:val="0"/>
          <w:marTop w:val="0"/>
          <w:marBottom w:val="0"/>
          <w:divBdr>
            <w:top w:val="none" w:sz="0" w:space="0" w:color="auto"/>
            <w:left w:val="none" w:sz="0" w:space="0" w:color="auto"/>
            <w:bottom w:val="none" w:sz="0" w:space="0" w:color="auto"/>
            <w:right w:val="none" w:sz="0" w:space="0" w:color="auto"/>
          </w:divBdr>
        </w:div>
        <w:div w:id="1676688597">
          <w:marLeft w:val="446"/>
          <w:marRight w:val="0"/>
          <w:marTop w:val="0"/>
          <w:marBottom w:val="0"/>
          <w:divBdr>
            <w:top w:val="none" w:sz="0" w:space="0" w:color="auto"/>
            <w:left w:val="none" w:sz="0" w:space="0" w:color="auto"/>
            <w:bottom w:val="none" w:sz="0" w:space="0" w:color="auto"/>
            <w:right w:val="none" w:sz="0" w:space="0" w:color="auto"/>
          </w:divBdr>
        </w:div>
        <w:div w:id="2089108180">
          <w:marLeft w:val="446"/>
          <w:marRight w:val="0"/>
          <w:marTop w:val="0"/>
          <w:marBottom w:val="0"/>
          <w:divBdr>
            <w:top w:val="none" w:sz="0" w:space="0" w:color="auto"/>
            <w:left w:val="none" w:sz="0" w:space="0" w:color="auto"/>
            <w:bottom w:val="none" w:sz="0" w:space="0" w:color="auto"/>
            <w:right w:val="none" w:sz="0" w:space="0" w:color="auto"/>
          </w:divBdr>
        </w:div>
      </w:divsChild>
    </w:div>
    <w:div w:id="480540151">
      <w:bodyDiv w:val="1"/>
      <w:marLeft w:val="0"/>
      <w:marRight w:val="0"/>
      <w:marTop w:val="0"/>
      <w:marBottom w:val="0"/>
      <w:divBdr>
        <w:top w:val="none" w:sz="0" w:space="0" w:color="auto"/>
        <w:left w:val="none" w:sz="0" w:space="0" w:color="auto"/>
        <w:bottom w:val="none" w:sz="0" w:space="0" w:color="auto"/>
        <w:right w:val="none" w:sz="0" w:space="0" w:color="auto"/>
      </w:divBdr>
    </w:div>
    <w:div w:id="492180966">
      <w:bodyDiv w:val="1"/>
      <w:marLeft w:val="0"/>
      <w:marRight w:val="0"/>
      <w:marTop w:val="0"/>
      <w:marBottom w:val="0"/>
      <w:divBdr>
        <w:top w:val="none" w:sz="0" w:space="0" w:color="auto"/>
        <w:left w:val="none" w:sz="0" w:space="0" w:color="auto"/>
        <w:bottom w:val="none" w:sz="0" w:space="0" w:color="auto"/>
        <w:right w:val="none" w:sz="0" w:space="0" w:color="auto"/>
      </w:divBdr>
      <w:divsChild>
        <w:div w:id="14499761">
          <w:marLeft w:val="446"/>
          <w:marRight w:val="0"/>
          <w:marTop w:val="0"/>
          <w:marBottom w:val="0"/>
          <w:divBdr>
            <w:top w:val="none" w:sz="0" w:space="0" w:color="auto"/>
            <w:left w:val="none" w:sz="0" w:space="0" w:color="auto"/>
            <w:bottom w:val="none" w:sz="0" w:space="0" w:color="auto"/>
            <w:right w:val="none" w:sz="0" w:space="0" w:color="auto"/>
          </w:divBdr>
        </w:div>
        <w:div w:id="949354563">
          <w:marLeft w:val="446"/>
          <w:marRight w:val="0"/>
          <w:marTop w:val="0"/>
          <w:marBottom w:val="0"/>
          <w:divBdr>
            <w:top w:val="none" w:sz="0" w:space="0" w:color="auto"/>
            <w:left w:val="none" w:sz="0" w:space="0" w:color="auto"/>
            <w:bottom w:val="none" w:sz="0" w:space="0" w:color="auto"/>
            <w:right w:val="none" w:sz="0" w:space="0" w:color="auto"/>
          </w:divBdr>
        </w:div>
        <w:div w:id="990325163">
          <w:marLeft w:val="446"/>
          <w:marRight w:val="0"/>
          <w:marTop w:val="0"/>
          <w:marBottom w:val="0"/>
          <w:divBdr>
            <w:top w:val="none" w:sz="0" w:space="0" w:color="auto"/>
            <w:left w:val="none" w:sz="0" w:space="0" w:color="auto"/>
            <w:bottom w:val="none" w:sz="0" w:space="0" w:color="auto"/>
            <w:right w:val="none" w:sz="0" w:space="0" w:color="auto"/>
          </w:divBdr>
        </w:div>
        <w:div w:id="1403480838">
          <w:marLeft w:val="446"/>
          <w:marRight w:val="0"/>
          <w:marTop w:val="0"/>
          <w:marBottom w:val="0"/>
          <w:divBdr>
            <w:top w:val="none" w:sz="0" w:space="0" w:color="auto"/>
            <w:left w:val="none" w:sz="0" w:space="0" w:color="auto"/>
            <w:bottom w:val="none" w:sz="0" w:space="0" w:color="auto"/>
            <w:right w:val="none" w:sz="0" w:space="0" w:color="auto"/>
          </w:divBdr>
        </w:div>
        <w:div w:id="1675301152">
          <w:marLeft w:val="446"/>
          <w:marRight w:val="0"/>
          <w:marTop w:val="0"/>
          <w:marBottom w:val="0"/>
          <w:divBdr>
            <w:top w:val="none" w:sz="0" w:space="0" w:color="auto"/>
            <w:left w:val="none" w:sz="0" w:space="0" w:color="auto"/>
            <w:bottom w:val="none" w:sz="0" w:space="0" w:color="auto"/>
            <w:right w:val="none" w:sz="0" w:space="0" w:color="auto"/>
          </w:divBdr>
        </w:div>
        <w:div w:id="2000185976">
          <w:marLeft w:val="446"/>
          <w:marRight w:val="0"/>
          <w:marTop w:val="0"/>
          <w:marBottom w:val="0"/>
          <w:divBdr>
            <w:top w:val="none" w:sz="0" w:space="0" w:color="auto"/>
            <w:left w:val="none" w:sz="0" w:space="0" w:color="auto"/>
            <w:bottom w:val="none" w:sz="0" w:space="0" w:color="auto"/>
            <w:right w:val="none" w:sz="0" w:space="0" w:color="auto"/>
          </w:divBdr>
        </w:div>
        <w:div w:id="2029866851">
          <w:marLeft w:val="446"/>
          <w:marRight w:val="0"/>
          <w:marTop w:val="0"/>
          <w:marBottom w:val="0"/>
          <w:divBdr>
            <w:top w:val="none" w:sz="0" w:space="0" w:color="auto"/>
            <w:left w:val="none" w:sz="0" w:space="0" w:color="auto"/>
            <w:bottom w:val="none" w:sz="0" w:space="0" w:color="auto"/>
            <w:right w:val="none" w:sz="0" w:space="0" w:color="auto"/>
          </w:divBdr>
        </w:div>
      </w:divsChild>
    </w:div>
    <w:div w:id="512184879">
      <w:bodyDiv w:val="1"/>
      <w:marLeft w:val="0"/>
      <w:marRight w:val="0"/>
      <w:marTop w:val="0"/>
      <w:marBottom w:val="0"/>
      <w:divBdr>
        <w:top w:val="none" w:sz="0" w:space="0" w:color="auto"/>
        <w:left w:val="none" w:sz="0" w:space="0" w:color="auto"/>
        <w:bottom w:val="none" w:sz="0" w:space="0" w:color="auto"/>
        <w:right w:val="none" w:sz="0" w:space="0" w:color="auto"/>
      </w:divBdr>
    </w:div>
    <w:div w:id="537820810">
      <w:bodyDiv w:val="1"/>
      <w:marLeft w:val="0"/>
      <w:marRight w:val="0"/>
      <w:marTop w:val="0"/>
      <w:marBottom w:val="0"/>
      <w:divBdr>
        <w:top w:val="none" w:sz="0" w:space="0" w:color="auto"/>
        <w:left w:val="none" w:sz="0" w:space="0" w:color="auto"/>
        <w:bottom w:val="none" w:sz="0" w:space="0" w:color="auto"/>
        <w:right w:val="none" w:sz="0" w:space="0" w:color="auto"/>
      </w:divBdr>
      <w:divsChild>
        <w:div w:id="516693264">
          <w:marLeft w:val="446"/>
          <w:marRight w:val="0"/>
          <w:marTop w:val="0"/>
          <w:marBottom w:val="0"/>
          <w:divBdr>
            <w:top w:val="none" w:sz="0" w:space="0" w:color="auto"/>
            <w:left w:val="none" w:sz="0" w:space="0" w:color="auto"/>
            <w:bottom w:val="none" w:sz="0" w:space="0" w:color="auto"/>
            <w:right w:val="none" w:sz="0" w:space="0" w:color="auto"/>
          </w:divBdr>
        </w:div>
        <w:div w:id="631983931">
          <w:marLeft w:val="446"/>
          <w:marRight w:val="0"/>
          <w:marTop w:val="0"/>
          <w:marBottom w:val="0"/>
          <w:divBdr>
            <w:top w:val="none" w:sz="0" w:space="0" w:color="auto"/>
            <w:left w:val="none" w:sz="0" w:space="0" w:color="auto"/>
            <w:bottom w:val="none" w:sz="0" w:space="0" w:color="auto"/>
            <w:right w:val="none" w:sz="0" w:space="0" w:color="auto"/>
          </w:divBdr>
        </w:div>
        <w:div w:id="635644075">
          <w:marLeft w:val="1166"/>
          <w:marRight w:val="0"/>
          <w:marTop w:val="0"/>
          <w:marBottom w:val="0"/>
          <w:divBdr>
            <w:top w:val="none" w:sz="0" w:space="0" w:color="auto"/>
            <w:left w:val="none" w:sz="0" w:space="0" w:color="auto"/>
            <w:bottom w:val="none" w:sz="0" w:space="0" w:color="auto"/>
            <w:right w:val="none" w:sz="0" w:space="0" w:color="auto"/>
          </w:divBdr>
        </w:div>
        <w:div w:id="667250739">
          <w:marLeft w:val="446"/>
          <w:marRight w:val="0"/>
          <w:marTop w:val="0"/>
          <w:marBottom w:val="0"/>
          <w:divBdr>
            <w:top w:val="none" w:sz="0" w:space="0" w:color="auto"/>
            <w:left w:val="none" w:sz="0" w:space="0" w:color="auto"/>
            <w:bottom w:val="none" w:sz="0" w:space="0" w:color="auto"/>
            <w:right w:val="none" w:sz="0" w:space="0" w:color="auto"/>
          </w:divBdr>
        </w:div>
        <w:div w:id="799301915">
          <w:marLeft w:val="1166"/>
          <w:marRight w:val="0"/>
          <w:marTop w:val="0"/>
          <w:marBottom w:val="0"/>
          <w:divBdr>
            <w:top w:val="none" w:sz="0" w:space="0" w:color="auto"/>
            <w:left w:val="none" w:sz="0" w:space="0" w:color="auto"/>
            <w:bottom w:val="none" w:sz="0" w:space="0" w:color="auto"/>
            <w:right w:val="none" w:sz="0" w:space="0" w:color="auto"/>
          </w:divBdr>
        </w:div>
        <w:div w:id="1098671547">
          <w:marLeft w:val="446"/>
          <w:marRight w:val="0"/>
          <w:marTop w:val="0"/>
          <w:marBottom w:val="0"/>
          <w:divBdr>
            <w:top w:val="none" w:sz="0" w:space="0" w:color="auto"/>
            <w:left w:val="none" w:sz="0" w:space="0" w:color="auto"/>
            <w:bottom w:val="none" w:sz="0" w:space="0" w:color="auto"/>
            <w:right w:val="none" w:sz="0" w:space="0" w:color="auto"/>
          </w:divBdr>
        </w:div>
        <w:div w:id="1432049565">
          <w:marLeft w:val="1166"/>
          <w:marRight w:val="0"/>
          <w:marTop w:val="0"/>
          <w:marBottom w:val="0"/>
          <w:divBdr>
            <w:top w:val="none" w:sz="0" w:space="0" w:color="auto"/>
            <w:left w:val="none" w:sz="0" w:space="0" w:color="auto"/>
            <w:bottom w:val="none" w:sz="0" w:space="0" w:color="auto"/>
            <w:right w:val="none" w:sz="0" w:space="0" w:color="auto"/>
          </w:divBdr>
        </w:div>
        <w:div w:id="1653867036">
          <w:marLeft w:val="446"/>
          <w:marRight w:val="0"/>
          <w:marTop w:val="0"/>
          <w:marBottom w:val="0"/>
          <w:divBdr>
            <w:top w:val="none" w:sz="0" w:space="0" w:color="auto"/>
            <w:left w:val="none" w:sz="0" w:space="0" w:color="auto"/>
            <w:bottom w:val="none" w:sz="0" w:space="0" w:color="auto"/>
            <w:right w:val="none" w:sz="0" w:space="0" w:color="auto"/>
          </w:divBdr>
        </w:div>
        <w:div w:id="1735084512">
          <w:marLeft w:val="446"/>
          <w:marRight w:val="0"/>
          <w:marTop w:val="0"/>
          <w:marBottom w:val="0"/>
          <w:divBdr>
            <w:top w:val="none" w:sz="0" w:space="0" w:color="auto"/>
            <w:left w:val="none" w:sz="0" w:space="0" w:color="auto"/>
            <w:bottom w:val="none" w:sz="0" w:space="0" w:color="auto"/>
            <w:right w:val="none" w:sz="0" w:space="0" w:color="auto"/>
          </w:divBdr>
        </w:div>
        <w:div w:id="1792749956">
          <w:marLeft w:val="446"/>
          <w:marRight w:val="0"/>
          <w:marTop w:val="0"/>
          <w:marBottom w:val="0"/>
          <w:divBdr>
            <w:top w:val="none" w:sz="0" w:space="0" w:color="auto"/>
            <w:left w:val="none" w:sz="0" w:space="0" w:color="auto"/>
            <w:bottom w:val="none" w:sz="0" w:space="0" w:color="auto"/>
            <w:right w:val="none" w:sz="0" w:space="0" w:color="auto"/>
          </w:divBdr>
        </w:div>
        <w:div w:id="1849713601">
          <w:marLeft w:val="446"/>
          <w:marRight w:val="0"/>
          <w:marTop w:val="0"/>
          <w:marBottom w:val="0"/>
          <w:divBdr>
            <w:top w:val="none" w:sz="0" w:space="0" w:color="auto"/>
            <w:left w:val="none" w:sz="0" w:space="0" w:color="auto"/>
            <w:bottom w:val="none" w:sz="0" w:space="0" w:color="auto"/>
            <w:right w:val="none" w:sz="0" w:space="0" w:color="auto"/>
          </w:divBdr>
        </w:div>
        <w:div w:id="1870869907">
          <w:marLeft w:val="1166"/>
          <w:marRight w:val="0"/>
          <w:marTop w:val="0"/>
          <w:marBottom w:val="0"/>
          <w:divBdr>
            <w:top w:val="none" w:sz="0" w:space="0" w:color="auto"/>
            <w:left w:val="none" w:sz="0" w:space="0" w:color="auto"/>
            <w:bottom w:val="none" w:sz="0" w:space="0" w:color="auto"/>
            <w:right w:val="none" w:sz="0" w:space="0" w:color="auto"/>
          </w:divBdr>
        </w:div>
      </w:divsChild>
    </w:div>
    <w:div w:id="567695151">
      <w:bodyDiv w:val="1"/>
      <w:marLeft w:val="0"/>
      <w:marRight w:val="0"/>
      <w:marTop w:val="0"/>
      <w:marBottom w:val="0"/>
      <w:divBdr>
        <w:top w:val="none" w:sz="0" w:space="0" w:color="auto"/>
        <w:left w:val="none" w:sz="0" w:space="0" w:color="auto"/>
        <w:bottom w:val="none" w:sz="0" w:space="0" w:color="auto"/>
        <w:right w:val="none" w:sz="0" w:space="0" w:color="auto"/>
      </w:divBdr>
      <w:divsChild>
        <w:div w:id="1064765270">
          <w:marLeft w:val="0"/>
          <w:marRight w:val="0"/>
          <w:marTop w:val="0"/>
          <w:marBottom w:val="0"/>
          <w:divBdr>
            <w:top w:val="single" w:sz="6" w:space="3" w:color="auto"/>
            <w:left w:val="single" w:sz="6" w:space="3" w:color="auto"/>
            <w:bottom w:val="single" w:sz="6" w:space="3" w:color="auto"/>
            <w:right w:val="single" w:sz="6" w:space="3" w:color="auto"/>
          </w:divBdr>
        </w:div>
      </w:divsChild>
    </w:div>
    <w:div w:id="577251678">
      <w:bodyDiv w:val="1"/>
      <w:marLeft w:val="0"/>
      <w:marRight w:val="0"/>
      <w:marTop w:val="0"/>
      <w:marBottom w:val="0"/>
      <w:divBdr>
        <w:top w:val="none" w:sz="0" w:space="0" w:color="auto"/>
        <w:left w:val="none" w:sz="0" w:space="0" w:color="auto"/>
        <w:bottom w:val="none" w:sz="0" w:space="0" w:color="auto"/>
        <w:right w:val="none" w:sz="0" w:space="0" w:color="auto"/>
      </w:divBdr>
      <w:divsChild>
        <w:div w:id="42339465">
          <w:marLeft w:val="446"/>
          <w:marRight w:val="0"/>
          <w:marTop w:val="0"/>
          <w:marBottom w:val="0"/>
          <w:divBdr>
            <w:top w:val="none" w:sz="0" w:space="0" w:color="auto"/>
            <w:left w:val="none" w:sz="0" w:space="0" w:color="auto"/>
            <w:bottom w:val="none" w:sz="0" w:space="0" w:color="auto"/>
            <w:right w:val="none" w:sz="0" w:space="0" w:color="auto"/>
          </w:divBdr>
        </w:div>
        <w:div w:id="244263483">
          <w:marLeft w:val="274"/>
          <w:marRight w:val="0"/>
          <w:marTop w:val="0"/>
          <w:marBottom w:val="0"/>
          <w:divBdr>
            <w:top w:val="none" w:sz="0" w:space="0" w:color="auto"/>
            <w:left w:val="none" w:sz="0" w:space="0" w:color="auto"/>
            <w:bottom w:val="none" w:sz="0" w:space="0" w:color="auto"/>
            <w:right w:val="none" w:sz="0" w:space="0" w:color="auto"/>
          </w:divBdr>
        </w:div>
        <w:div w:id="711996289">
          <w:marLeft w:val="274"/>
          <w:marRight w:val="0"/>
          <w:marTop w:val="0"/>
          <w:marBottom w:val="0"/>
          <w:divBdr>
            <w:top w:val="none" w:sz="0" w:space="0" w:color="auto"/>
            <w:left w:val="none" w:sz="0" w:space="0" w:color="auto"/>
            <w:bottom w:val="none" w:sz="0" w:space="0" w:color="auto"/>
            <w:right w:val="none" w:sz="0" w:space="0" w:color="auto"/>
          </w:divBdr>
        </w:div>
        <w:div w:id="1412969759">
          <w:marLeft w:val="994"/>
          <w:marRight w:val="0"/>
          <w:marTop w:val="0"/>
          <w:marBottom w:val="0"/>
          <w:divBdr>
            <w:top w:val="none" w:sz="0" w:space="0" w:color="auto"/>
            <w:left w:val="none" w:sz="0" w:space="0" w:color="auto"/>
            <w:bottom w:val="none" w:sz="0" w:space="0" w:color="auto"/>
            <w:right w:val="none" w:sz="0" w:space="0" w:color="auto"/>
          </w:divBdr>
        </w:div>
        <w:div w:id="1567572642">
          <w:marLeft w:val="994"/>
          <w:marRight w:val="0"/>
          <w:marTop w:val="0"/>
          <w:marBottom w:val="0"/>
          <w:divBdr>
            <w:top w:val="none" w:sz="0" w:space="0" w:color="auto"/>
            <w:left w:val="none" w:sz="0" w:space="0" w:color="auto"/>
            <w:bottom w:val="none" w:sz="0" w:space="0" w:color="auto"/>
            <w:right w:val="none" w:sz="0" w:space="0" w:color="auto"/>
          </w:divBdr>
        </w:div>
        <w:div w:id="1813210965">
          <w:marLeft w:val="446"/>
          <w:marRight w:val="0"/>
          <w:marTop w:val="0"/>
          <w:marBottom w:val="0"/>
          <w:divBdr>
            <w:top w:val="none" w:sz="0" w:space="0" w:color="auto"/>
            <w:left w:val="none" w:sz="0" w:space="0" w:color="auto"/>
            <w:bottom w:val="none" w:sz="0" w:space="0" w:color="auto"/>
            <w:right w:val="none" w:sz="0" w:space="0" w:color="auto"/>
          </w:divBdr>
        </w:div>
        <w:div w:id="1855995180">
          <w:marLeft w:val="446"/>
          <w:marRight w:val="0"/>
          <w:marTop w:val="0"/>
          <w:marBottom w:val="0"/>
          <w:divBdr>
            <w:top w:val="none" w:sz="0" w:space="0" w:color="auto"/>
            <w:left w:val="none" w:sz="0" w:space="0" w:color="auto"/>
            <w:bottom w:val="none" w:sz="0" w:space="0" w:color="auto"/>
            <w:right w:val="none" w:sz="0" w:space="0" w:color="auto"/>
          </w:divBdr>
        </w:div>
        <w:div w:id="1938366961">
          <w:marLeft w:val="274"/>
          <w:marRight w:val="0"/>
          <w:marTop w:val="0"/>
          <w:marBottom w:val="0"/>
          <w:divBdr>
            <w:top w:val="none" w:sz="0" w:space="0" w:color="auto"/>
            <w:left w:val="none" w:sz="0" w:space="0" w:color="auto"/>
            <w:bottom w:val="none" w:sz="0" w:space="0" w:color="auto"/>
            <w:right w:val="none" w:sz="0" w:space="0" w:color="auto"/>
          </w:divBdr>
        </w:div>
      </w:divsChild>
    </w:div>
    <w:div w:id="624894285">
      <w:bodyDiv w:val="1"/>
      <w:marLeft w:val="0"/>
      <w:marRight w:val="0"/>
      <w:marTop w:val="0"/>
      <w:marBottom w:val="0"/>
      <w:divBdr>
        <w:top w:val="none" w:sz="0" w:space="0" w:color="auto"/>
        <w:left w:val="none" w:sz="0" w:space="0" w:color="auto"/>
        <w:bottom w:val="none" w:sz="0" w:space="0" w:color="auto"/>
        <w:right w:val="none" w:sz="0" w:space="0" w:color="auto"/>
      </w:divBdr>
      <w:divsChild>
        <w:div w:id="26375710">
          <w:marLeft w:val="446"/>
          <w:marRight w:val="0"/>
          <w:marTop w:val="0"/>
          <w:marBottom w:val="0"/>
          <w:divBdr>
            <w:top w:val="none" w:sz="0" w:space="0" w:color="auto"/>
            <w:left w:val="none" w:sz="0" w:space="0" w:color="auto"/>
            <w:bottom w:val="none" w:sz="0" w:space="0" w:color="auto"/>
            <w:right w:val="none" w:sz="0" w:space="0" w:color="auto"/>
          </w:divBdr>
        </w:div>
        <w:div w:id="317346638">
          <w:marLeft w:val="446"/>
          <w:marRight w:val="0"/>
          <w:marTop w:val="0"/>
          <w:marBottom w:val="0"/>
          <w:divBdr>
            <w:top w:val="none" w:sz="0" w:space="0" w:color="auto"/>
            <w:left w:val="none" w:sz="0" w:space="0" w:color="auto"/>
            <w:bottom w:val="none" w:sz="0" w:space="0" w:color="auto"/>
            <w:right w:val="none" w:sz="0" w:space="0" w:color="auto"/>
          </w:divBdr>
        </w:div>
        <w:div w:id="614944039">
          <w:marLeft w:val="446"/>
          <w:marRight w:val="0"/>
          <w:marTop w:val="0"/>
          <w:marBottom w:val="0"/>
          <w:divBdr>
            <w:top w:val="none" w:sz="0" w:space="0" w:color="auto"/>
            <w:left w:val="none" w:sz="0" w:space="0" w:color="auto"/>
            <w:bottom w:val="none" w:sz="0" w:space="0" w:color="auto"/>
            <w:right w:val="none" w:sz="0" w:space="0" w:color="auto"/>
          </w:divBdr>
        </w:div>
        <w:div w:id="721556857">
          <w:marLeft w:val="274"/>
          <w:marRight w:val="0"/>
          <w:marTop w:val="0"/>
          <w:marBottom w:val="0"/>
          <w:divBdr>
            <w:top w:val="none" w:sz="0" w:space="0" w:color="auto"/>
            <w:left w:val="none" w:sz="0" w:space="0" w:color="auto"/>
            <w:bottom w:val="none" w:sz="0" w:space="0" w:color="auto"/>
            <w:right w:val="none" w:sz="0" w:space="0" w:color="auto"/>
          </w:divBdr>
        </w:div>
        <w:div w:id="847867451">
          <w:marLeft w:val="446"/>
          <w:marRight w:val="0"/>
          <w:marTop w:val="0"/>
          <w:marBottom w:val="0"/>
          <w:divBdr>
            <w:top w:val="none" w:sz="0" w:space="0" w:color="auto"/>
            <w:left w:val="none" w:sz="0" w:space="0" w:color="auto"/>
            <w:bottom w:val="none" w:sz="0" w:space="0" w:color="auto"/>
            <w:right w:val="none" w:sz="0" w:space="0" w:color="auto"/>
          </w:divBdr>
        </w:div>
        <w:div w:id="1312709826">
          <w:marLeft w:val="274"/>
          <w:marRight w:val="0"/>
          <w:marTop w:val="0"/>
          <w:marBottom w:val="0"/>
          <w:divBdr>
            <w:top w:val="none" w:sz="0" w:space="0" w:color="auto"/>
            <w:left w:val="none" w:sz="0" w:space="0" w:color="auto"/>
            <w:bottom w:val="none" w:sz="0" w:space="0" w:color="auto"/>
            <w:right w:val="none" w:sz="0" w:space="0" w:color="auto"/>
          </w:divBdr>
        </w:div>
        <w:div w:id="1317033691">
          <w:marLeft w:val="446"/>
          <w:marRight w:val="0"/>
          <w:marTop w:val="0"/>
          <w:marBottom w:val="0"/>
          <w:divBdr>
            <w:top w:val="none" w:sz="0" w:space="0" w:color="auto"/>
            <w:left w:val="none" w:sz="0" w:space="0" w:color="auto"/>
            <w:bottom w:val="none" w:sz="0" w:space="0" w:color="auto"/>
            <w:right w:val="none" w:sz="0" w:space="0" w:color="auto"/>
          </w:divBdr>
        </w:div>
        <w:div w:id="1341397728">
          <w:marLeft w:val="446"/>
          <w:marRight w:val="0"/>
          <w:marTop w:val="0"/>
          <w:marBottom w:val="0"/>
          <w:divBdr>
            <w:top w:val="none" w:sz="0" w:space="0" w:color="auto"/>
            <w:left w:val="none" w:sz="0" w:space="0" w:color="auto"/>
            <w:bottom w:val="none" w:sz="0" w:space="0" w:color="auto"/>
            <w:right w:val="none" w:sz="0" w:space="0" w:color="auto"/>
          </w:divBdr>
        </w:div>
        <w:div w:id="1363019795">
          <w:marLeft w:val="274"/>
          <w:marRight w:val="0"/>
          <w:marTop w:val="0"/>
          <w:marBottom w:val="0"/>
          <w:divBdr>
            <w:top w:val="none" w:sz="0" w:space="0" w:color="auto"/>
            <w:left w:val="none" w:sz="0" w:space="0" w:color="auto"/>
            <w:bottom w:val="none" w:sz="0" w:space="0" w:color="auto"/>
            <w:right w:val="none" w:sz="0" w:space="0" w:color="auto"/>
          </w:divBdr>
        </w:div>
        <w:div w:id="1393307687">
          <w:marLeft w:val="274"/>
          <w:marRight w:val="0"/>
          <w:marTop w:val="0"/>
          <w:marBottom w:val="0"/>
          <w:divBdr>
            <w:top w:val="none" w:sz="0" w:space="0" w:color="auto"/>
            <w:left w:val="none" w:sz="0" w:space="0" w:color="auto"/>
            <w:bottom w:val="none" w:sz="0" w:space="0" w:color="auto"/>
            <w:right w:val="none" w:sz="0" w:space="0" w:color="auto"/>
          </w:divBdr>
        </w:div>
        <w:div w:id="1683700854">
          <w:marLeft w:val="274"/>
          <w:marRight w:val="0"/>
          <w:marTop w:val="0"/>
          <w:marBottom w:val="0"/>
          <w:divBdr>
            <w:top w:val="none" w:sz="0" w:space="0" w:color="auto"/>
            <w:left w:val="none" w:sz="0" w:space="0" w:color="auto"/>
            <w:bottom w:val="none" w:sz="0" w:space="0" w:color="auto"/>
            <w:right w:val="none" w:sz="0" w:space="0" w:color="auto"/>
          </w:divBdr>
        </w:div>
        <w:div w:id="2065835075">
          <w:marLeft w:val="446"/>
          <w:marRight w:val="0"/>
          <w:marTop w:val="0"/>
          <w:marBottom w:val="0"/>
          <w:divBdr>
            <w:top w:val="none" w:sz="0" w:space="0" w:color="auto"/>
            <w:left w:val="none" w:sz="0" w:space="0" w:color="auto"/>
            <w:bottom w:val="none" w:sz="0" w:space="0" w:color="auto"/>
            <w:right w:val="none" w:sz="0" w:space="0" w:color="auto"/>
          </w:divBdr>
        </w:div>
      </w:divsChild>
    </w:div>
    <w:div w:id="635185258">
      <w:bodyDiv w:val="1"/>
      <w:marLeft w:val="0"/>
      <w:marRight w:val="0"/>
      <w:marTop w:val="0"/>
      <w:marBottom w:val="0"/>
      <w:divBdr>
        <w:top w:val="none" w:sz="0" w:space="0" w:color="auto"/>
        <w:left w:val="none" w:sz="0" w:space="0" w:color="auto"/>
        <w:bottom w:val="none" w:sz="0" w:space="0" w:color="auto"/>
        <w:right w:val="none" w:sz="0" w:space="0" w:color="auto"/>
      </w:divBdr>
      <w:divsChild>
        <w:div w:id="55512413">
          <w:marLeft w:val="446"/>
          <w:marRight w:val="0"/>
          <w:marTop w:val="0"/>
          <w:marBottom w:val="0"/>
          <w:divBdr>
            <w:top w:val="none" w:sz="0" w:space="0" w:color="auto"/>
            <w:left w:val="none" w:sz="0" w:space="0" w:color="auto"/>
            <w:bottom w:val="none" w:sz="0" w:space="0" w:color="auto"/>
            <w:right w:val="none" w:sz="0" w:space="0" w:color="auto"/>
          </w:divBdr>
        </w:div>
        <w:div w:id="90712326">
          <w:marLeft w:val="446"/>
          <w:marRight w:val="0"/>
          <w:marTop w:val="0"/>
          <w:marBottom w:val="0"/>
          <w:divBdr>
            <w:top w:val="none" w:sz="0" w:space="0" w:color="auto"/>
            <w:left w:val="none" w:sz="0" w:space="0" w:color="auto"/>
            <w:bottom w:val="none" w:sz="0" w:space="0" w:color="auto"/>
            <w:right w:val="none" w:sz="0" w:space="0" w:color="auto"/>
          </w:divBdr>
        </w:div>
        <w:div w:id="314578561">
          <w:marLeft w:val="446"/>
          <w:marRight w:val="0"/>
          <w:marTop w:val="0"/>
          <w:marBottom w:val="0"/>
          <w:divBdr>
            <w:top w:val="none" w:sz="0" w:space="0" w:color="auto"/>
            <w:left w:val="none" w:sz="0" w:space="0" w:color="auto"/>
            <w:bottom w:val="none" w:sz="0" w:space="0" w:color="auto"/>
            <w:right w:val="none" w:sz="0" w:space="0" w:color="auto"/>
          </w:divBdr>
        </w:div>
        <w:div w:id="361516491">
          <w:marLeft w:val="446"/>
          <w:marRight w:val="0"/>
          <w:marTop w:val="0"/>
          <w:marBottom w:val="0"/>
          <w:divBdr>
            <w:top w:val="none" w:sz="0" w:space="0" w:color="auto"/>
            <w:left w:val="none" w:sz="0" w:space="0" w:color="auto"/>
            <w:bottom w:val="none" w:sz="0" w:space="0" w:color="auto"/>
            <w:right w:val="none" w:sz="0" w:space="0" w:color="auto"/>
          </w:divBdr>
        </w:div>
        <w:div w:id="1092627544">
          <w:marLeft w:val="446"/>
          <w:marRight w:val="0"/>
          <w:marTop w:val="0"/>
          <w:marBottom w:val="0"/>
          <w:divBdr>
            <w:top w:val="none" w:sz="0" w:space="0" w:color="auto"/>
            <w:left w:val="none" w:sz="0" w:space="0" w:color="auto"/>
            <w:bottom w:val="none" w:sz="0" w:space="0" w:color="auto"/>
            <w:right w:val="none" w:sz="0" w:space="0" w:color="auto"/>
          </w:divBdr>
        </w:div>
        <w:div w:id="1312909252">
          <w:marLeft w:val="446"/>
          <w:marRight w:val="0"/>
          <w:marTop w:val="0"/>
          <w:marBottom w:val="0"/>
          <w:divBdr>
            <w:top w:val="none" w:sz="0" w:space="0" w:color="auto"/>
            <w:left w:val="none" w:sz="0" w:space="0" w:color="auto"/>
            <w:bottom w:val="none" w:sz="0" w:space="0" w:color="auto"/>
            <w:right w:val="none" w:sz="0" w:space="0" w:color="auto"/>
          </w:divBdr>
        </w:div>
        <w:div w:id="1520003319">
          <w:marLeft w:val="446"/>
          <w:marRight w:val="0"/>
          <w:marTop w:val="0"/>
          <w:marBottom w:val="0"/>
          <w:divBdr>
            <w:top w:val="none" w:sz="0" w:space="0" w:color="auto"/>
            <w:left w:val="none" w:sz="0" w:space="0" w:color="auto"/>
            <w:bottom w:val="none" w:sz="0" w:space="0" w:color="auto"/>
            <w:right w:val="none" w:sz="0" w:space="0" w:color="auto"/>
          </w:divBdr>
        </w:div>
        <w:div w:id="1658878399">
          <w:marLeft w:val="446"/>
          <w:marRight w:val="0"/>
          <w:marTop w:val="0"/>
          <w:marBottom w:val="0"/>
          <w:divBdr>
            <w:top w:val="none" w:sz="0" w:space="0" w:color="auto"/>
            <w:left w:val="none" w:sz="0" w:space="0" w:color="auto"/>
            <w:bottom w:val="none" w:sz="0" w:space="0" w:color="auto"/>
            <w:right w:val="none" w:sz="0" w:space="0" w:color="auto"/>
          </w:divBdr>
        </w:div>
        <w:div w:id="1970284389">
          <w:marLeft w:val="446"/>
          <w:marRight w:val="0"/>
          <w:marTop w:val="0"/>
          <w:marBottom w:val="0"/>
          <w:divBdr>
            <w:top w:val="none" w:sz="0" w:space="0" w:color="auto"/>
            <w:left w:val="none" w:sz="0" w:space="0" w:color="auto"/>
            <w:bottom w:val="none" w:sz="0" w:space="0" w:color="auto"/>
            <w:right w:val="none" w:sz="0" w:space="0" w:color="auto"/>
          </w:divBdr>
        </w:div>
      </w:divsChild>
    </w:div>
    <w:div w:id="638000510">
      <w:bodyDiv w:val="1"/>
      <w:marLeft w:val="0"/>
      <w:marRight w:val="0"/>
      <w:marTop w:val="0"/>
      <w:marBottom w:val="0"/>
      <w:divBdr>
        <w:top w:val="none" w:sz="0" w:space="0" w:color="auto"/>
        <w:left w:val="none" w:sz="0" w:space="0" w:color="auto"/>
        <w:bottom w:val="none" w:sz="0" w:space="0" w:color="auto"/>
        <w:right w:val="none" w:sz="0" w:space="0" w:color="auto"/>
      </w:divBdr>
      <w:divsChild>
        <w:div w:id="383260885">
          <w:marLeft w:val="274"/>
          <w:marRight w:val="0"/>
          <w:marTop w:val="0"/>
          <w:marBottom w:val="0"/>
          <w:divBdr>
            <w:top w:val="none" w:sz="0" w:space="0" w:color="auto"/>
            <w:left w:val="none" w:sz="0" w:space="0" w:color="auto"/>
            <w:bottom w:val="none" w:sz="0" w:space="0" w:color="auto"/>
            <w:right w:val="none" w:sz="0" w:space="0" w:color="auto"/>
          </w:divBdr>
        </w:div>
        <w:div w:id="1116018711">
          <w:marLeft w:val="274"/>
          <w:marRight w:val="0"/>
          <w:marTop w:val="0"/>
          <w:marBottom w:val="0"/>
          <w:divBdr>
            <w:top w:val="none" w:sz="0" w:space="0" w:color="auto"/>
            <w:left w:val="none" w:sz="0" w:space="0" w:color="auto"/>
            <w:bottom w:val="none" w:sz="0" w:space="0" w:color="auto"/>
            <w:right w:val="none" w:sz="0" w:space="0" w:color="auto"/>
          </w:divBdr>
        </w:div>
        <w:div w:id="1641307308">
          <w:marLeft w:val="274"/>
          <w:marRight w:val="0"/>
          <w:marTop w:val="0"/>
          <w:marBottom w:val="0"/>
          <w:divBdr>
            <w:top w:val="none" w:sz="0" w:space="0" w:color="auto"/>
            <w:left w:val="none" w:sz="0" w:space="0" w:color="auto"/>
            <w:bottom w:val="none" w:sz="0" w:space="0" w:color="auto"/>
            <w:right w:val="none" w:sz="0" w:space="0" w:color="auto"/>
          </w:divBdr>
        </w:div>
        <w:div w:id="1851795612">
          <w:marLeft w:val="274"/>
          <w:marRight w:val="0"/>
          <w:marTop w:val="0"/>
          <w:marBottom w:val="0"/>
          <w:divBdr>
            <w:top w:val="none" w:sz="0" w:space="0" w:color="auto"/>
            <w:left w:val="none" w:sz="0" w:space="0" w:color="auto"/>
            <w:bottom w:val="none" w:sz="0" w:space="0" w:color="auto"/>
            <w:right w:val="none" w:sz="0" w:space="0" w:color="auto"/>
          </w:divBdr>
        </w:div>
        <w:div w:id="1930111856">
          <w:marLeft w:val="274"/>
          <w:marRight w:val="0"/>
          <w:marTop w:val="0"/>
          <w:marBottom w:val="0"/>
          <w:divBdr>
            <w:top w:val="none" w:sz="0" w:space="0" w:color="auto"/>
            <w:left w:val="none" w:sz="0" w:space="0" w:color="auto"/>
            <w:bottom w:val="none" w:sz="0" w:space="0" w:color="auto"/>
            <w:right w:val="none" w:sz="0" w:space="0" w:color="auto"/>
          </w:divBdr>
        </w:div>
      </w:divsChild>
    </w:div>
    <w:div w:id="655694734">
      <w:bodyDiv w:val="1"/>
      <w:marLeft w:val="0"/>
      <w:marRight w:val="0"/>
      <w:marTop w:val="0"/>
      <w:marBottom w:val="0"/>
      <w:divBdr>
        <w:top w:val="none" w:sz="0" w:space="0" w:color="auto"/>
        <w:left w:val="none" w:sz="0" w:space="0" w:color="auto"/>
        <w:bottom w:val="none" w:sz="0" w:space="0" w:color="auto"/>
        <w:right w:val="none" w:sz="0" w:space="0" w:color="auto"/>
      </w:divBdr>
    </w:div>
    <w:div w:id="657540887">
      <w:bodyDiv w:val="1"/>
      <w:marLeft w:val="0"/>
      <w:marRight w:val="0"/>
      <w:marTop w:val="0"/>
      <w:marBottom w:val="0"/>
      <w:divBdr>
        <w:top w:val="none" w:sz="0" w:space="0" w:color="auto"/>
        <w:left w:val="none" w:sz="0" w:space="0" w:color="auto"/>
        <w:bottom w:val="none" w:sz="0" w:space="0" w:color="auto"/>
        <w:right w:val="none" w:sz="0" w:space="0" w:color="auto"/>
      </w:divBdr>
      <w:divsChild>
        <w:div w:id="393822303">
          <w:marLeft w:val="446"/>
          <w:marRight w:val="0"/>
          <w:marTop w:val="0"/>
          <w:marBottom w:val="0"/>
          <w:divBdr>
            <w:top w:val="none" w:sz="0" w:space="0" w:color="auto"/>
            <w:left w:val="none" w:sz="0" w:space="0" w:color="auto"/>
            <w:bottom w:val="none" w:sz="0" w:space="0" w:color="auto"/>
            <w:right w:val="none" w:sz="0" w:space="0" w:color="auto"/>
          </w:divBdr>
        </w:div>
      </w:divsChild>
    </w:div>
    <w:div w:id="669023992">
      <w:bodyDiv w:val="1"/>
      <w:marLeft w:val="0"/>
      <w:marRight w:val="0"/>
      <w:marTop w:val="0"/>
      <w:marBottom w:val="0"/>
      <w:divBdr>
        <w:top w:val="none" w:sz="0" w:space="0" w:color="auto"/>
        <w:left w:val="none" w:sz="0" w:space="0" w:color="auto"/>
        <w:bottom w:val="none" w:sz="0" w:space="0" w:color="auto"/>
        <w:right w:val="none" w:sz="0" w:space="0" w:color="auto"/>
      </w:divBdr>
    </w:div>
    <w:div w:id="675768621">
      <w:bodyDiv w:val="1"/>
      <w:marLeft w:val="0"/>
      <w:marRight w:val="0"/>
      <w:marTop w:val="0"/>
      <w:marBottom w:val="0"/>
      <w:divBdr>
        <w:top w:val="none" w:sz="0" w:space="0" w:color="auto"/>
        <w:left w:val="none" w:sz="0" w:space="0" w:color="auto"/>
        <w:bottom w:val="none" w:sz="0" w:space="0" w:color="auto"/>
        <w:right w:val="none" w:sz="0" w:space="0" w:color="auto"/>
      </w:divBdr>
    </w:div>
    <w:div w:id="686717952">
      <w:bodyDiv w:val="1"/>
      <w:marLeft w:val="0"/>
      <w:marRight w:val="0"/>
      <w:marTop w:val="0"/>
      <w:marBottom w:val="0"/>
      <w:divBdr>
        <w:top w:val="none" w:sz="0" w:space="0" w:color="auto"/>
        <w:left w:val="none" w:sz="0" w:space="0" w:color="auto"/>
        <w:bottom w:val="none" w:sz="0" w:space="0" w:color="auto"/>
        <w:right w:val="none" w:sz="0" w:space="0" w:color="auto"/>
      </w:divBdr>
    </w:div>
    <w:div w:id="733117276">
      <w:bodyDiv w:val="1"/>
      <w:marLeft w:val="0"/>
      <w:marRight w:val="0"/>
      <w:marTop w:val="0"/>
      <w:marBottom w:val="0"/>
      <w:divBdr>
        <w:top w:val="none" w:sz="0" w:space="0" w:color="auto"/>
        <w:left w:val="none" w:sz="0" w:space="0" w:color="auto"/>
        <w:bottom w:val="none" w:sz="0" w:space="0" w:color="auto"/>
        <w:right w:val="none" w:sz="0" w:space="0" w:color="auto"/>
      </w:divBdr>
    </w:div>
    <w:div w:id="799611985">
      <w:bodyDiv w:val="1"/>
      <w:marLeft w:val="0"/>
      <w:marRight w:val="0"/>
      <w:marTop w:val="0"/>
      <w:marBottom w:val="0"/>
      <w:divBdr>
        <w:top w:val="none" w:sz="0" w:space="0" w:color="auto"/>
        <w:left w:val="none" w:sz="0" w:space="0" w:color="auto"/>
        <w:bottom w:val="none" w:sz="0" w:space="0" w:color="auto"/>
        <w:right w:val="none" w:sz="0" w:space="0" w:color="auto"/>
      </w:divBdr>
      <w:divsChild>
        <w:div w:id="12810852">
          <w:marLeft w:val="274"/>
          <w:marRight w:val="0"/>
          <w:marTop w:val="0"/>
          <w:marBottom w:val="0"/>
          <w:divBdr>
            <w:top w:val="none" w:sz="0" w:space="0" w:color="auto"/>
            <w:left w:val="none" w:sz="0" w:space="0" w:color="auto"/>
            <w:bottom w:val="none" w:sz="0" w:space="0" w:color="auto"/>
            <w:right w:val="none" w:sz="0" w:space="0" w:color="auto"/>
          </w:divBdr>
        </w:div>
        <w:div w:id="182474947">
          <w:marLeft w:val="274"/>
          <w:marRight w:val="0"/>
          <w:marTop w:val="0"/>
          <w:marBottom w:val="0"/>
          <w:divBdr>
            <w:top w:val="none" w:sz="0" w:space="0" w:color="auto"/>
            <w:left w:val="none" w:sz="0" w:space="0" w:color="auto"/>
            <w:bottom w:val="none" w:sz="0" w:space="0" w:color="auto"/>
            <w:right w:val="none" w:sz="0" w:space="0" w:color="auto"/>
          </w:divBdr>
        </w:div>
        <w:div w:id="350572071">
          <w:marLeft w:val="274"/>
          <w:marRight w:val="0"/>
          <w:marTop w:val="0"/>
          <w:marBottom w:val="0"/>
          <w:divBdr>
            <w:top w:val="none" w:sz="0" w:space="0" w:color="auto"/>
            <w:left w:val="none" w:sz="0" w:space="0" w:color="auto"/>
            <w:bottom w:val="none" w:sz="0" w:space="0" w:color="auto"/>
            <w:right w:val="none" w:sz="0" w:space="0" w:color="auto"/>
          </w:divBdr>
        </w:div>
        <w:div w:id="525144771">
          <w:marLeft w:val="274"/>
          <w:marRight w:val="0"/>
          <w:marTop w:val="0"/>
          <w:marBottom w:val="0"/>
          <w:divBdr>
            <w:top w:val="none" w:sz="0" w:space="0" w:color="auto"/>
            <w:left w:val="none" w:sz="0" w:space="0" w:color="auto"/>
            <w:bottom w:val="none" w:sz="0" w:space="0" w:color="auto"/>
            <w:right w:val="none" w:sz="0" w:space="0" w:color="auto"/>
          </w:divBdr>
        </w:div>
        <w:div w:id="1122729302">
          <w:marLeft w:val="274"/>
          <w:marRight w:val="0"/>
          <w:marTop w:val="0"/>
          <w:marBottom w:val="0"/>
          <w:divBdr>
            <w:top w:val="none" w:sz="0" w:space="0" w:color="auto"/>
            <w:left w:val="none" w:sz="0" w:space="0" w:color="auto"/>
            <w:bottom w:val="none" w:sz="0" w:space="0" w:color="auto"/>
            <w:right w:val="none" w:sz="0" w:space="0" w:color="auto"/>
          </w:divBdr>
        </w:div>
      </w:divsChild>
    </w:div>
    <w:div w:id="836766394">
      <w:bodyDiv w:val="1"/>
      <w:marLeft w:val="0"/>
      <w:marRight w:val="0"/>
      <w:marTop w:val="0"/>
      <w:marBottom w:val="0"/>
      <w:divBdr>
        <w:top w:val="none" w:sz="0" w:space="0" w:color="auto"/>
        <w:left w:val="none" w:sz="0" w:space="0" w:color="auto"/>
        <w:bottom w:val="none" w:sz="0" w:space="0" w:color="auto"/>
        <w:right w:val="none" w:sz="0" w:space="0" w:color="auto"/>
      </w:divBdr>
      <w:divsChild>
        <w:div w:id="1275790350">
          <w:marLeft w:val="446"/>
          <w:marRight w:val="0"/>
          <w:marTop w:val="0"/>
          <w:marBottom w:val="0"/>
          <w:divBdr>
            <w:top w:val="none" w:sz="0" w:space="0" w:color="auto"/>
            <w:left w:val="none" w:sz="0" w:space="0" w:color="auto"/>
            <w:bottom w:val="none" w:sz="0" w:space="0" w:color="auto"/>
            <w:right w:val="none" w:sz="0" w:space="0" w:color="auto"/>
          </w:divBdr>
        </w:div>
        <w:div w:id="1336615889">
          <w:marLeft w:val="446"/>
          <w:marRight w:val="0"/>
          <w:marTop w:val="0"/>
          <w:marBottom w:val="0"/>
          <w:divBdr>
            <w:top w:val="none" w:sz="0" w:space="0" w:color="auto"/>
            <w:left w:val="none" w:sz="0" w:space="0" w:color="auto"/>
            <w:bottom w:val="none" w:sz="0" w:space="0" w:color="auto"/>
            <w:right w:val="none" w:sz="0" w:space="0" w:color="auto"/>
          </w:divBdr>
        </w:div>
        <w:div w:id="1342394980">
          <w:marLeft w:val="446"/>
          <w:marRight w:val="0"/>
          <w:marTop w:val="0"/>
          <w:marBottom w:val="0"/>
          <w:divBdr>
            <w:top w:val="none" w:sz="0" w:space="0" w:color="auto"/>
            <w:left w:val="none" w:sz="0" w:space="0" w:color="auto"/>
            <w:bottom w:val="none" w:sz="0" w:space="0" w:color="auto"/>
            <w:right w:val="none" w:sz="0" w:space="0" w:color="auto"/>
          </w:divBdr>
        </w:div>
        <w:div w:id="1498377260">
          <w:marLeft w:val="446"/>
          <w:marRight w:val="0"/>
          <w:marTop w:val="0"/>
          <w:marBottom w:val="0"/>
          <w:divBdr>
            <w:top w:val="none" w:sz="0" w:space="0" w:color="auto"/>
            <w:left w:val="none" w:sz="0" w:space="0" w:color="auto"/>
            <w:bottom w:val="none" w:sz="0" w:space="0" w:color="auto"/>
            <w:right w:val="none" w:sz="0" w:space="0" w:color="auto"/>
          </w:divBdr>
        </w:div>
        <w:div w:id="1612322318">
          <w:marLeft w:val="446"/>
          <w:marRight w:val="0"/>
          <w:marTop w:val="0"/>
          <w:marBottom w:val="0"/>
          <w:divBdr>
            <w:top w:val="none" w:sz="0" w:space="0" w:color="auto"/>
            <w:left w:val="none" w:sz="0" w:space="0" w:color="auto"/>
            <w:bottom w:val="none" w:sz="0" w:space="0" w:color="auto"/>
            <w:right w:val="none" w:sz="0" w:space="0" w:color="auto"/>
          </w:divBdr>
        </w:div>
        <w:div w:id="2116748206">
          <w:marLeft w:val="446"/>
          <w:marRight w:val="0"/>
          <w:marTop w:val="0"/>
          <w:marBottom w:val="0"/>
          <w:divBdr>
            <w:top w:val="none" w:sz="0" w:space="0" w:color="auto"/>
            <w:left w:val="none" w:sz="0" w:space="0" w:color="auto"/>
            <w:bottom w:val="none" w:sz="0" w:space="0" w:color="auto"/>
            <w:right w:val="none" w:sz="0" w:space="0" w:color="auto"/>
          </w:divBdr>
        </w:div>
        <w:div w:id="2136487820">
          <w:marLeft w:val="446"/>
          <w:marRight w:val="0"/>
          <w:marTop w:val="0"/>
          <w:marBottom w:val="0"/>
          <w:divBdr>
            <w:top w:val="none" w:sz="0" w:space="0" w:color="auto"/>
            <w:left w:val="none" w:sz="0" w:space="0" w:color="auto"/>
            <w:bottom w:val="none" w:sz="0" w:space="0" w:color="auto"/>
            <w:right w:val="none" w:sz="0" w:space="0" w:color="auto"/>
          </w:divBdr>
        </w:div>
        <w:div w:id="2145266170">
          <w:marLeft w:val="446"/>
          <w:marRight w:val="0"/>
          <w:marTop w:val="0"/>
          <w:marBottom w:val="0"/>
          <w:divBdr>
            <w:top w:val="none" w:sz="0" w:space="0" w:color="auto"/>
            <w:left w:val="none" w:sz="0" w:space="0" w:color="auto"/>
            <w:bottom w:val="none" w:sz="0" w:space="0" w:color="auto"/>
            <w:right w:val="none" w:sz="0" w:space="0" w:color="auto"/>
          </w:divBdr>
        </w:div>
      </w:divsChild>
    </w:div>
    <w:div w:id="840269262">
      <w:bodyDiv w:val="1"/>
      <w:marLeft w:val="0"/>
      <w:marRight w:val="0"/>
      <w:marTop w:val="0"/>
      <w:marBottom w:val="0"/>
      <w:divBdr>
        <w:top w:val="none" w:sz="0" w:space="0" w:color="auto"/>
        <w:left w:val="none" w:sz="0" w:space="0" w:color="auto"/>
        <w:bottom w:val="none" w:sz="0" w:space="0" w:color="auto"/>
        <w:right w:val="none" w:sz="0" w:space="0" w:color="auto"/>
      </w:divBdr>
    </w:div>
    <w:div w:id="862129718">
      <w:bodyDiv w:val="1"/>
      <w:marLeft w:val="0"/>
      <w:marRight w:val="0"/>
      <w:marTop w:val="0"/>
      <w:marBottom w:val="0"/>
      <w:divBdr>
        <w:top w:val="none" w:sz="0" w:space="0" w:color="auto"/>
        <w:left w:val="none" w:sz="0" w:space="0" w:color="auto"/>
        <w:bottom w:val="none" w:sz="0" w:space="0" w:color="auto"/>
        <w:right w:val="none" w:sz="0" w:space="0" w:color="auto"/>
      </w:divBdr>
      <w:divsChild>
        <w:div w:id="230697266">
          <w:marLeft w:val="446"/>
          <w:marRight w:val="0"/>
          <w:marTop w:val="0"/>
          <w:marBottom w:val="0"/>
          <w:divBdr>
            <w:top w:val="none" w:sz="0" w:space="0" w:color="auto"/>
            <w:left w:val="none" w:sz="0" w:space="0" w:color="auto"/>
            <w:bottom w:val="none" w:sz="0" w:space="0" w:color="auto"/>
            <w:right w:val="none" w:sz="0" w:space="0" w:color="auto"/>
          </w:divBdr>
        </w:div>
        <w:div w:id="1651906706">
          <w:marLeft w:val="446"/>
          <w:marRight w:val="0"/>
          <w:marTop w:val="0"/>
          <w:marBottom w:val="0"/>
          <w:divBdr>
            <w:top w:val="none" w:sz="0" w:space="0" w:color="auto"/>
            <w:left w:val="none" w:sz="0" w:space="0" w:color="auto"/>
            <w:bottom w:val="none" w:sz="0" w:space="0" w:color="auto"/>
            <w:right w:val="none" w:sz="0" w:space="0" w:color="auto"/>
          </w:divBdr>
        </w:div>
        <w:div w:id="1901399227">
          <w:marLeft w:val="446"/>
          <w:marRight w:val="0"/>
          <w:marTop w:val="0"/>
          <w:marBottom w:val="0"/>
          <w:divBdr>
            <w:top w:val="none" w:sz="0" w:space="0" w:color="auto"/>
            <w:left w:val="none" w:sz="0" w:space="0" w:color="auto"/>
            <w:bottom w:val="none" w:sz="0" w:space="0" w:color="auto"/>
            <w:right w:val="none" w:sz="0" w:space="0" w:color="auto"/>
          </w:divBdr>
        </w:div>
      </w:divsChild>
    </w:div>
    <w:div w:id="868950968">
      <w:bodyDiv w:val="1"/>
      <w:marLeft w:val="0"/>
      <w:marRight w:val="0"/>
      <w:marTop w:val="0"/>
      <w:marBottom w:val="0"/>
      <w:divBdr>
        <w:top w:val="none" w:sz="0" w:space="0" w:color="auto"/>
        <w:left w:val="none" w:sz="0" w:space="0" w:color="auto"/>
        <w:bottom w:val="none" w:sz="0" w:space="0" w:color="auto"/>
        <w:right w:val="none" w:sz="0" w:space="0" w:color="auto"/>
      </w:divBdr>
      <w:divsChild>
        <w:div w:id="199560331">
          <w:marLeft w:val="446"/>
          <w:marRight w:val="0"/>
          <w:marTop w:val="120"/>
          <w:marBottom w:val="0"/>
          <w:divBdr>
            <w:top w:val="none" w:sz="0" w:space="0" w:color="auto"/>
            <w:left w:val="none" w:sz="0" w:space="0" w:color="auto"/>
            <w:bottom w:val="none" w:sz="0" w:space="0" w:color="auto"/>
            <w:right w:val="none" w:sz="0" w:space="0" w:color="auto"/>
          </w:divBdr>
        </w:div>
      </w:divsChild>
    </w:div>
    <w:div w:id="888567256">
      <w:bodyDiv w:val="1"/>
      <w:marLeft w:val="0"/>
      <w:marRight w:val="0"/>
      <w:marTop w:val="0"/>
      <w:marBottom w:val="0"/>
      <w:divBdr>
        <w:top w:val="none" w:sz="0" w:space="0" w:color="auto"/>
        <w:left w:val="none" w:sz="0" w:space="0" w:color="auto"/>
        <w:bottom w:val="none" w:sz="0" w:space="0" w:color="auto"/>
        <w:right w:val="none" w:sz="0" w:space="0" w:color="auto"/>
      </w:divBdr>
    </w:div>
    <w:div w:id="901866856">
      <w:bodyDiv w:val="1"/>
      <w:marLeft w:val="0"/>
      <w:marRight w:val="0"/>
      <w:marTop w:val="0"/>
      <w:marBottom w:val="0"/>
      <w:divBdr>
        <w:top w:val="none" w:sz="0" w:space="0" w:color="auto"/>
        <w:left w:val="none" w:sz="0" w:space="0" w:color="auto"/>
        <w:bottom w:val="none" w:sz="0" w:space="0" w:color="auto"/>
        <w:right w:val="none" w:sz="0" w:space="0" w:color="auto"/>
      </w:divBdr>
    </w:div>
    <w:div w:id="906838640">
      <w:bodyDiv w:val="1"/>
      <w:marLeft w:val="0"/>
      <w:marRight w:val="0"/>
      <w:marTop w:val="0"/>
      <w:marBottom w:val="0"/>
      <w:divBdr>
        <w:top w:val="none" w:sz="0" w:space="0" w:color="auto"/>
        <w:left w:val="none" w:sz="0" w:space="0" w:color="auto"/>
        <w:bottom w:val="none" w:sz="0" w:space="0" w:color="auto"/>
        <w:right w:val="none" w:sz="0" w:space="0" w:color="auto"/>
      </w:divBdr>
    </w:div>
    <w:div w:id="959989237">
      <w:bodyDiv w:val="1"/>
      <w:marLeft w:val="0"/>
      <w:marRight w:val="0"/>
      <w:marTop w:val="0"/>
      <w:marBottom w:val="0"/>
      <w:divBdr>
        <w:top w:val="none" w:sz="0" w:space="0" w:color="auto"/>
        <w:left w:val="none" w:sz="0" w:space="0" w:color="auto"/>
        <w:bottom w:val="none" w:sz="0" w:space="0" w:color="auto"/>
        <w:right w:val="none" w:sz="0" w:space="0" w:color="auto"/>
      </w:divBdr>
    </w:div>
    <w:div w:id="963660246">
      <w:bodyDiv w:val="1"/>
      <w:marLeft w:val="0"/>
      <w:marRight w:val="0"/>
      <w:marTop w:val="0"/>
      <w:marBottom w:val="0"/>
      <w:divBdr>
        <w:top w:val="none" w:sz="0" w:space="0" w:color="auto"/>
        <w:left w:val="none" w:sz="0" w:space="0" w:color="auto"/>
        <w:bottom w:val="none" w:sz="0" w:space="0" w:color="auto"/>
        <w:right w:val="none" w:sz="0" w:space="0" w:color="auto"/>
      </w:divBdr>
      <w:divsChild>
        <w:div w:id="78138371">
          <w:marLeft w:val="446"/>
          <w:marRight w:val="0"/>
          <w:marTop w:val="0"/>
          <w:marBottom w:val="0"/>
          <w:divBdr>
            <w:top w:val="none" w:sz="0" w:space="0" w:color="auto"/>
            <w:left w:val="none" w:sz="0" w:space="0" w:color="auto"/>
            <w:bottom w:val="none" w:sz="0" w:space="0" w:color="auto"/>
            <w:right w:val="none" w:sz="0" w:space="0" w:color="auto"/>
          </w:divBdr>
        </w:div>
        <w:div w:id="367922122">
          <w:marLeft w:val="274"/>
          <w:marRight w:val="0"/>
          <w:marTop w:val="0"/>
          <w:marBottom w:val="0"/>
          <w:divBdr>
            <w:top w:val="none" w:sz="0" w:space="0" w:color="auto"/>
            <w:left w:val="none" w:sz="0" w:space="0" w:color="auto"/>
            <w:bottom w:val="none" w:sz="0" w:space="0" w:color="auto"/>
            <w:right w:val="none" w:sz="0" w:space="0" w:color="auto"/>
          </w:divBdr>
        </w:div>
        <w:div w:id="576207070">
          <w:marLeft w:val="446"/>
          <w:marRight w:val="0"/>
          <w:marTop w:val="0"/>
          <w:marBottom w:val="0"/>
          <w:divBdr>
            <w:top w:val="none" w:sz="0" w:space="0" w:color="auto"/>
            <w:left w:val="none" w:sz="0" w:space="0" w:color="auto"/>
            <w:bottom w:val="none" w:sz="0" w:space="0" w:color="auto"/>
            <w:right w:val="none" w:sz="0" w:space="0" w:color="auto"/>
          </w:divBdr>
        </w:div>
        <w:div w:id="941228291">
          <w:marLeft w:val="274"/>
          <w:marRight w:val="0"/>
          <w:marTop w:val="0"/>
          <w:marBottom w:val="0"/>
          <w:divBdr>
            <w:top w:val="none" w:sz="0" w:space="0" w:color="auto"/>
            <w:left w:val="none" w:sz="0" w:space="0" w:color="auto"/>
            <w:bottom w:val="none" w:sz="0" w:space="0" w:color="auto"/>
            <w:right w:val="none" w:sz="0" w:space="0" w:color="auto"/>
          </w:divBdr>
        </w:div>
        <w:div w:id="1116827021">
          <w:marLeft w:val="446"/>
          <w:marRight w:val="0"/>
          <w:marTop w:val="0"/>
          <w:marBottom w:val="0"/>
          <w:divBdr>
            <w:top w:val="none" w:sz="0" w:space="0" w:color="auto"/>
            <w:left w:val="none" w:sz="0" w:space="0" w:color="auto"/>
            <w:bottom w:val="none" w:sz="0" w:space="0" w:color="auto"/>
            <w:right w:val="none" w:sz="0" w:space="0" w:color="auto"/>
          </w:divBdr>
        </w:div>
        <w:div w:id="1142884619">
          <w:marLeft w:val="446"/>
          <w:marRight w:val="0"/>
          <w:marTop w:val="0"/>
          <w:marBottom w:val="0"/>
          <w:divBdr>
            <w:top w:val="none" w:sz="0" w:space="0" w:color="auto"/>
            <w:left w:val="none" w:sz="0" w:space="0" w:color="auto"/>
            <w:bottom w:val="none" w:sz="0" w:space="0" w:color="auto"/>
            <w:right w:val="none" w:sz="0" w:space="0" w:color="auto"/>
          </w:divBdr>
        </w:div>
        <w:div w:id="1530295242">
          <w:marLeft w:val="446"/>
          <w:marRight w:val="0"/>
          <w:marTop w:val="0"/>
          <w:marBottom w:val="0"/>
          <w:divBdr>
            <w:top w:val="none" w:sz="0" w:space="0" w:color="auto"/>
            <w:left w:val="none" w:sz="0" w:space="0" w:color="auto"/>
            <w:bottom w:val="none" w:sz="0" w:space="0" w:color="auto"/>
            <w:right w:val="none" w:sz="0" w:space="0" w:color="auto"/>
          </w:divBdr>
        </w:div>
        <w:div w:id="1589270188">
          <w:marLeft w:val="446"/>
          <w:marRight w:val="0"/>
          <w:marTop w:val="0"/>
          <w:marBottom w:val="0"/>
          <w:divBdr>
            <w:top w:val="none" w:sz="0" w:space="0" w:color="auto"/>
            <w:left w:val="none" w:sz="0" w:space="0" w:color="auto"/>
            <w:bottom w:val="none" w:sz="0" w:space="0" w:color="auto"/>
            <w:right w:val="none" w:sz="0" w:space="0" w:color="auto"/>
          </w:divBdr>
        </w:div>
        <w:div w:id="1694070820">
          <w:marLeft w:val="446"/>
          <w:marRight w:val="0"/>
          <w:marTop w:val="0"/>
          <w:marBottom w:val="0"/>
          <w:divBdr>
            <w:top w:val="none" w:sz="0" w:space="0" w:color="auto"/>
            <w:left w:val="none" w:sz="0" w:space="0" w:color="auto"/>
            <w:bottom w:val="none" w:sz="0" w:space="0" w:color="auto"/>
            <w:right w:val="none" w:sz="0" w:space="0" w:color="auto"/>
          </w:divBdr>
        </w:div>
      </w:divsChild>
    </w:div>
    <w:div w:id="1019354334">
      <w:bodyDiv w:val="1"/>
      <w:marLeft w:val="0"/>
      <w:marRight w:val="0"/>
      <w:marTop w:val="0"/>
      <w:marBottom w:val="0"/>
      <w:divBdr>
        <w:top w:val="none" w:sz="0" w:space="0" w:color="auto"/>
        <w:left w:val="none" w:sz="0" w:space="0" w:color="auto"/>
        <w:bottom w:val="none" w:sz="0" w:space="0" w:color="auto"/>
        <w:right w:val="none" w:sz="0" w:space="0" w:color="auto"/>
      </w:divBdr>
      <w:divsChild>
        <w:div w:id="561258372">
          <w:marLeft w:val="274"/>
          <w:marRight w:val="0"/>
          <w:marTop w:val="0"/>
          <w:marBottom w:val="0"/>
          <w:divBdr>
            <w:top w:val="none" w:sz="0" w:space="0" w:color="auto"/>
            <w:left w:val="none" w:sz="0" w:space="0" w:color="auto"/>
            <w:bottom w:val="none" w:sz="0" w:space="0" w:color="auto"/>
            <w:right w:val="none" w:sz="0" w:space="0" w:color="auto"/>
          </w:divBdr>
        </w:div>
        <w:div w:id="642273018">
          <w:marLeft w:val="274"/>
          <w:marRight w:val="0"/>
          <w:marTop w:val="0"/>
          <w:marBottom w:val="0"/>
          <w:divBdr>
            <w:top w:val="none" w:sz="0" w:space="0" w:color="auto"/>
            <w:left w:val="none" w:sz="0" w:space="0" w:color="auto"/>
            <w:bottom w:val="none" w:sz="0" w:space="0" w:color="auto"/>
            <w:right w:val="none" w:sz="0" w:space="0" w:color="auto"/>
          </w:divBdr>
        </w:div>
        <w:div w:id="1616598539">
          <w:marLeft w:val="274"/>
          <w:marRight w:val="0"/>
          <w:marTop w:val="0"/>
          <w:marBottom w:val="0"/>
          <w:divBdr>
            <w:top w:val="none" w:sz="0" w:space="0" w:color="auto"/>
            <w:left w:val="none" w:sz="0" w:space="0" w:color="auto"/>
            <w:bottom w:val="none" w:sz="0" w:space="0" w:color="auto"/>
            <w:right w:val="none" w:sz="0" w:space="0" w:color="auto"/>
          </w:divBdr>
        </w:div>
        <w:div w:id="1728340240">
          <w:marLeft w:val="274"/>
          <w:marRight w:val="0"/>
          <w:marTop w:val="0"/>
          <w:marBottom w:val="0"/>
          <w:divBdr>
            <w:top w:val="none" w:sz="0" w:space="0" w:color="auto"/>
            <w:left w:val="none" w:sz="0" w:space="0" w:color="auto"/>
            <w:bottom w:val="none" w:sz="0" w:space="0" w:color="auto"/>
            <w:right w:val="none" w:sz="0" w:space="0" w:color="auto"/>
          </w:divBdr>
        </w:div>
        <w:div w:id="2136019229">
          <w:marLeft w:val="274"/>
          <w:marRight w:val="0"/>
          <w:marTop w:val="0"/>
          <w:marBottom w:val="0"/>
          <w:divBdr>
            <w:top w:val="none" w:sz="0" w:space="0" w:color="auto"/>
            <w:left w:val="none" w:sz="0" w:space="0" w:color="auto"/>
            <w:bottom w:val="none" w:sz="0" w:space="0" w:color="auto"/>
            <w:right w:val="none" w:sz="0" w:space="0" w:color="auto"/>
          </w:divBdr>
        </w:div>
      </w:divsChild>
    </w:div>
    <w:div w:id="1059474514">
      <w:bodyDiv w:val="1"/>
      <w:marLeft w:val="0"/>
      <w:marRight w:val="0"/>
      <w:marTop w:val="0"/>
      <w:marBottom w:val="0"/>
      <w:divBdr>
        <w:top w:val="none" w:sz="0" w:space="0" w:color="auto"/>
        <w:left w:val="none" w:sz="0" w:space="0" w:color="auto"/>
        <w:bottom w:val="none" w:sz="0" w:space="0" w:color="auto"/>
        <w:right w:val="none" w:sz="0" w:space="0" w:color="auto"/>
      </w:divBdr>
    </w:div>
    <w:div w:id="1111626440">
      <w:bodyDiv w:val="1"/>
      <w:marLeft w:val="0"/>
      <w:marRight w:val="0"/>
      <w:marTop w:val="0"/>
      <w:marBottom w:val="0"/>
      <w:divBdr>
        <w:top w:val="none" w:sz="0" w:space="0" w:color="auto"/>
        <w:left w:val="none" w:sz="0" w:space="0" w:color="auto"/>
        <w:bottom w:val="none" w:sz="0" w:space="0" w:color="auto"/>
        <w:right w:val="none" w:sz="0" w:space="0" w:color="auto"/>
      </w:divBdr>
    </w:div>
    <w:div w:id="1120225734">
      <w:bodyDiv w:val="1"/>
      <w:marLeft w:val="0"/>
      <w:marRight w:val="0"/>
      <w:marTop w:val="0"/>
      <w:marBottom w:val="0"/>
      <w:divBdr>
        <w:top w:val="none" w:sz="0" w:space="0" w:color="auto"/>
        <w:left w:val="none" w:sz="0" w:space="0" w:color="auto"/>
        <w:bottom w:val="none" w:sz="0" w:space="0" w:color="auto"/>
        <w:right w:val="none" w:sz="0" w:space="0" w:color="auto"/>
      </w:divBdr>
    </w:div>
    <w:div w:id="1121874676">
      <w:bodyDiv w:val="1"/>
      <w:marLeft w:val="0"/>
      <w:marRight w:val="0"/>
      <w:marTop w:val="0"/>
      <w:marBottom w:val="0"/>
      <w:divBdr>
        <w:top w:val="none" w:sz="0" w:space="0" w:color="auto"/>
        <w:left w:val="none" w:sz="0" w:space="0" w:color="auto"/>
        <w:bottom w:val="none" w:sz="0" w:space="0" w:color="auto"/>
        <w:right w:val="none" w:sz="0" w:space="0" w:color="auto"/>
      </w:divBdr>
      <w:divsChild>
        <w:div w:id="897278331">
          <w:marLeft w:val="446"/>
          <w:marRight w:val="0"/>
          <w:marTop w:val="0"/>
          <w:marBottom w:val="0"/>
          <w:divBdr>
            <w:top w:val="none" w:sz="0" w:space="0" w:color="auto"/>
            <w:left w:val="none" w:sz="0" w:space="0" w:color="auto"/>
            <w:bottom w:val="none" w:sz="0" w:space="0" w:color="auto"/>
            <w:right w:val="none" w:sz="0" w:space="0" w:color="auto"/>
          </w:divBdr>
        </w:div>
        <w:div w:id="1916042109">
          <w:marLeft w:val="446"/>
          <w:marRight w:val="0"/>
          <w:marTop w:val="0"/>
          <w:marBottom w:val="0"/>
          <w:divBdr>
            <w:top w:val="none" w:sz="0" w:space="0" w:color="auto"/>
            <w:left w:val="none" w:sz="0" w:space="0" w:color="auto"/>
            <w:bottom w:val="none" w:sz="0" w:space="0" w:color="auto"/>
            <w:right w:val="none" w:sz="0" w:space="0" w:color="auto"/>
          </w:divBdr>
        </w:div>
      </w:divsChild>
    </w:div>
    <w:div w:id="1234855157">
      <w:bodyDiv w:val="1"/>
      <w:marLeft w:val="0"/>
      <w:marRight w:val="0"/>
      <w:marTop w:val="0"/>
      <w:marBottom w:val="0"/>
      <w:divBdr>
        <w:top w:val="none" w:sz="0" w:space="0" w:color="auto"/>
        <w:left w:val="none" w:sz="0" w:space="0" w:color="auto"/>
        <w:bottom w:val="none" w:sz="0" w:space="0" w:color="auto"/>
        <w:right w:val="none" w:sz="0" w:space="0" w:color="auto"/>
      </w:divBdr>
      <w:divsChild>
        <w:div w:id="514534819">
          <w:marLeft w:val="446"/>
          <w:marRight w:val="0"/>
          <w:marTop w:val="0"/>
          <w:marBottom w:val="0"/>
          <w:divBdr>
            <w:top w:val="none" w:sz="0" w:space="0" w:color="auto"/>
            <w:left w:val="none" w:sz="0" w:space="0" w:color="auto"/>
            <w:bottom w:val="none" w:sz="0" w:space="0" w:color="auto"/>
            <w:right w:val="none" w:sz="0" w:space="0" w:color="auto"/>
          </w:divBdr>
        </w:div>
      </w:divsChild>
    </w:div>
    <w:div w:id="1238245370">
      <w:bodyDiv w:val="1"/>
      <w:marLeft w:val="0"/>
      <w:marRight w:val="0"/>
      <w:marTop w:val="0"/>
      <w:marBottom w:val="0"/>
      <w:divBdr>
        <w:top w:val="none" w:sz="0" w:space="0" w:color="auto"/>
        <w:left w:val="none" w:sz="0" w:space="0" w:color="auto"/>
        <w:bottom w:val="none" w:sz="0" w:space="0" w:color="auto"/>
        <w:right w:val="none" w:sz="0" w:space="0" w:color="auto"/>
      </w:divBdr>
      <w:divsChild>
        <w:div w:id="1797602267">
          <w:marLeft w:val="446"/>
          <w:marRight w:val="0"/>
          <w:marTop w:val="0"/>
          <w:marBottom w:val="240"/>
          <w:divBdr>
            <w:top w:val="none" w:sz="0" w:space="0" w:color="auto"/>
            <w:left w:val="none" w:sz="0" w:space="0" w:color="auto"/>
            <w:bottom w:val="none" w:sz="0" w:space="0" w:color="auto"/>
            <w:right w:val="none" w:sz="0" w:space="0" w:color="auto"/>
          </w:divBdr>
        </w:div>
      </w:divsChild>
    </w:div>
    <w:div w:id="1268194836">
      <w:bodyDiv w:val="1"/>
      <w:marLeft w:val="0"/>
      <w:marRight w:val="0"/>
      <w:marTop w:val="0"/>
      <w:marBottom w:val="0"/>
      <w:divBdr>
        <w:top w:val="none" w:sz="0" w:space="0" w:color="auto"/>
        <w:left w:val="none" w:sz="0" w:space="0" w:color="auto"/>
        <w:bottom w:val="none" w:sz="0" w:space="0" w:color="auto"/>
        <w:right w:val="none" w:sz="0" w:space="0" w:color="auto"/>
      </w:divBdr>
      <w:divsChild>
        <w:div w:id="2118674998">
          <w:marLeft w:val="0"/>
          <w:marRight w:val="0"/>
          <w:marTop w:val="0"/>
          <w:marBottom w:val="0"/>
          <w:divBdr>
            <w:top w:val="single" w:sz="6" w:space="3" w:color="auto"/>
            <w:left w:val="single" w:sz="6" w:space="3" w:color="auto"/>
            <w:bottom w:val="single" w:sz="6" w:space="3" w:color="auto"/>
            <w:right w:val="single" w:sz="6" w:space="3" w:color="auto"/>
          </w:divBdr>
        </w:div>
      </w:divsChild>
    </w:div>
    <w:div w:id="1284071526">
      <w:bodyDiv w:val="1"/>
      <w:marLeft w:val="0"/>
      <w:marRight w:val="0"/>
      <w:marTop w:val="0"/>
      <w:marBottom w:val="0"/>
      <w:divBdr>
        <w:top w:val="none" w:sz="0" w:space="0" w:color="auto"/>
        <w:left w:val="none" w:sz="0" w:space="0" w:color="auto"/>
        <w:bottom w:val="none" w:sz="0" w:space="0" w:color="auto"/>
        <w:right w:val="none" w:sz="0" w:space="0" w:color="auto"/>
      </w:divBdr>
      <w:divsChild>
        <w:div w:id="414012547">
          <w:marLeft w:val="274"/>
          <w:marRight w:val="0"/>
          <w:marTop w:val="0"/>
          <w:marBottom w:val="0"/>
          <w:divBdr>
            <w:top w:val="none" w:sz="0" w:space="0" w:color="auto"/>
            <w:left w:val="none" w:sz="0" w:space="0" w:color="auto"/>
            <w:bottom w:val="none" w:sz="0" w:space="0" w:color="auto"/>
            <w:right w:val="none" w:sz="0" w:space="0" w:color="auto"/>
          </w:divBdr>
        </w:div>
      </w:divsChild>
    </w:div>
    <w:div w:id="1289703550">
      <w:bodyDiv w:val="1"/>
      <w:marLeft w:val="0"/>
      <w:marRight w:val="0"/>
      <w:marTop w:val="0"/>
      <w:marBottom w:val="0"/>
      <w:divBdr>
        <w:top w:val="none" w:sz="0" w:space="0" w:color="auto"/>
        <w:left w:val="none" w:sz="0" w:space="0" w:color="auto"/>
        <w:bottom w:val="none" w:sz="0" w:space="0" w:color="auto"/>
        <w:right w:val="none" w:sz="0" w:space="0" w:color="auto"/>
      </w:divBdr>
    </w:div>
    <w:div w:id="1307859288">
      <w:bodyDiv w:val="1"/>
      <w:marLeft w:val="0"/>
      <w:marRight w:val="0"/>
      <w:marTop w:val="0"/>
      <w:marBottom w:val="0"/>
      <w:divBdr>
        <w:top w:val="none" w:sz="0" w:space="0" w:color="auto"/>
        <w:left w:val="none" w:sz="0" w:space="0" w:color="auto"/>
        <w:bottom w:val="none" w:sz="0" w:space="0" w:color="auto"/>
        <w:right w:val="none" w:sz="0" w:space="0" w:color="auto"/>
      </w:divBdr>
    </w:div>
    <w:div w:id="1327127117">
      <w:bodyDiv w:val="1"/>
      <w:marLeft w:val="0"/>
      <w:marRight w:val="0"/>
      <w:marTop w:val="0"/>
      <w:marBottom w:val="0"/>
      <w:divBdr>
        <w:top w:val="none" w:sz="0" w:space="0" w:color="auto"/>
        <w:left w:val="none" w:sz="0" w:space="0" w:color="auto"/>
        <w:bottom w:val="none" w:sz="0" w:space="0" w:color="auto"/>
        <w:right w:val="none" w:sz="0" w:space="0" w:color="auto"/>
      </w:divBdr>
    </w:div>
    <w:div w:id="1342007140">
      <w:bodyDiv w:val="1"/>
      <w:marLeft w:val="0"/>
      <w:marRight w:val="0"/>
      <w:marTop w:val="0"/>
      <w:marBottom w:val="0"/>
      <w:divBdr>
        <w:top w:val="none" w:sz="0" w:space="0" w:color="auto"/>
        <w:left w:val="none" w:sz="0" w:space="0" w:color="auto"/>
        <w:bottom w:val="none" w:sz="0" w:space="0" w:color="auto"/>
        <w:right w:val="none" w:sz="0" w:space="0" w:color="auto"/>
      </w:divBdr>
    </w:div>
    <w:div w:id="1358002347">
      <w:bodyDiv w:val="1"/>
      <w:marLeft w:val="0"/>
      <w:marRight w:val="0"/>
      <w:marTop w:val="0"/>
      <w:marBottom w:val="0"/>
      <w:divBdr>
        <w:top w:val="none" w:sz="0" w:space="0" w:color="auto"/>
        <w:left w:val="none" w:sz="0" w:space="0" w:color="auto"/>
        <w:bottom w:val="none" w:sz="0" w:space="0" w:color="auto"/>
        <w:right w:val="none" w:sz="0" w:space="0" w:color="auto"/>
      </w:divBdr>
    </w:div>
    <w:div w:id="1420181205">
      <w:bodyDiv w:val="1"/>
      <w:marLeft w:val="0"/>
      <w:marRight w:val="0"/>
      <w:marTop w:val="0"/>
      <w:marBottom w:val="0"/>
      <w:divBdr>
        <w:top w:val="none" w:sz="0" w:space="0" w:color="auto"/>
        <w:left w:val="none" w:sz="0" w:space="0" w:color="auto"/>
        <w:bottom w:val="none" w:sz="0" w:space="0" w:color="auto"/>
        <w:right w:val="none" w:sz="0" w:space="0" w:color="auto"/>
      </w:divBdr>
    </w:div>
    <w:div w:id="1420977516">
      <w:bodyDiv w:val="1"/>
      <w:marLeft w:val="0"/>
      <w:marRight w:val="0"/>
      <w:marTop w:val="0"/>
      <w:marBottom w:val="0"/>
      <w:divBdr>
        <w:top w:val="none" w:sz="0" w:space="0" w:color="auto"/>
        <w:left w:val="none" w:sz="0" w:space="0" w:color="auto"/>
        <w:bottom w:val="none" w:sz="0" w:space="0" w:color="auto"/>
        <w:right w:val="none" w:sz="0" w:space="0" w:color="auto"/>
      </w:divBdr>
      <w:divsChild>
        <w:div w:id="422529922">
          <w:marLeft w:val="274"/>
          <w:marRight w:val="0"/>
          <w:marTop w:val="0"/>
          <w:marBottom w:val="0"/>
          <w:divBdr>
            <w:top w:val="none" w:sz="0" w:space="0" w:color="auto"/>
            <w:left w:val="none" w:sz="0" w:space="0" w:color="auto"/>
            <w:bottom w:val="none" w:sz="0" w:space="0" w:color="auto"/>
            <w:right w:val="none" w:sz="0" w:space="0" w:color="auto"/>
          </w:divBdr>
        </w:div>
        <w:div w:id="511532148">
          <w:marLeft w:val="274"/>
          <w:marRight w:val="0"/>
          <w:marTop w:val="0"/>
          <w:marBottom w:val="0"/>
          <w:divBdr>
            <w:top w:val="none" w:sz="0" w:space="0" w:color="auto"/>
            <w:left w:val="none" w:sz="0" w:space="0" w:color="auto"/>
            <w:bottom w:val="none" w:sz="0" w:space="0" w:color="auto"/>
            <w:right w:val="none" w:sz="0" w:space="0" w:color="auto"/>
          </w:divBdr>
        </w:div>
        <w:div w:id="519902411">
          <w:marLeft w:val="274"/>
          <w:marRight w:val="0"/>
          <w:marTop w:val="0"/>
          <w:marBottom w:val="0"/>
          <w:divBdr>
            <w:top w:val="none" w:sz="0" w:space="0" w:color="auto"/>
            <w:left w:val="none" w:sz="0" w:space="0" w:color="auto"/>
            <w:bottom w:val="none" w:sz="0" w:space="0" w:color="auto"/>
            <w:right w:val="none" w:sz="0" w:space="0" w:color="auto"/>
          </w:divBdr>
        </w:div>
        <w:div w:id="531186579">
          <w:marLeft w:val="274"/>
          <w:marRight w:val="0"/>
          <w:marTop w:val="0"/>
          <w:marBottom w:val="0"/>
          <w:divBdr>
            <w:top w:val="none" w:sz="0" w:space="0" w:color="auto"/>
            <w:left w:val="none" w:sz="0" w:space="0" w:color="auto"/>
            <w:bottom w:val="none" w:sz="0" w:space="0" w:color="auto"/>
            <w:right w:val="none" w:sz="0" w:space="0" w:color="auto"/>
          </w:divBdr>
        </w:div>
        <w:div w:id="712193433">
          <w:marLeft w:val="274"/>
          <w:marRight w:val="0"/>
          <w:marTop w:val="0"/>
          <w:marBottom w:val="0"/>
          <w:divBdr>
            <w:top w:val="none" w:sz="0" w:space="0" w:color="auto"/>
            <w:left w:val="none" w:sz="0" w:space="0" w:color="auto"/>
            <w:bottom w:val="none" w:sz="0" w:space="0" w:color="auto"/>
            <w:right w:val="none" w:sz="0" w:space="0" w:color="auto"/>
          </w:divBdr>
        </w:div>
        <w:div w:id="730688733">
          <w:marLeft w:val="274"/>
          <w:marRight w:val="0"/>
          <w:marTop w:val="0"/>
          <w:marBottom w:val="0"/>
          <w:divBdr>
            <w:top w:val="none" w:sz="0" w:space="0" w:color="auto"/>
            <w:left w:val="none" w:sz="0" w:space="0" w:color="auto"/>
            <w:bottom w:val="none" w:sz="0" w:space="0" w:color="auto"/>
            <w:right w:val="none" w:sz="0" w:space="0" w:color="auto"/>
          </w:divBdr>
        </w:div>
        <w:div w:id="1152940743">
          <w:marLeft w:val="274"/>
          <w:marRight w:val="0"/>
          <w:marTop w:val="0"/>
          <w:marBottom w:val="0"/>
          <w:divBdr>
            <w:top w:val="none" w:sz="0" w:space="0" w:color="auto"/>
            <w:left w:val="none" w:sz="0" w:space="0" w:color="auto"/>
            <w:bottom w:val="none" w:sz="0" w:space="0" w:color="auto"/>
            <w:right w:val="none" w:sz="0" w:space="0" w:color="auto"/>
          </w:divBdr>
        </w:div>
        <w:div w:id="1532379119">
          <w:marLeft w:val="274"/>
          <w:marRight w:val="0"/>
          <w:marTop w:val="0"/>
          <w:marBottom w:val="0"/>
          <w:divBdr>
            <w:top w:val="none" w:sz="0" w:space="0" w:color="auto"/>
            <w:left w:val="none" w:sz="0" w:space="0" w:color="auto"/>
            <w:bottom w:val="none" w:sz="0" w:space="0" w:color="auto"/>
            <w:right w:val="none" w:sz="0" w:space="0" w:color="auto"/>
          </w:divBdr>
        </w:div>
        <w:div w:id="1813133525">
          <w:marLeft w:val="274"/>
          <w:marRight w:val="0"/>
          <w:marTop w:val="0"/>
          <w:marBottom w:val="0"/>
          <w:divBdr>
            <w:top w:val="none" w:sz="0" w:space="0" w:color="auto"/>
            <w:left w:val="none" w:sz="0" w:space="0" w:color="auto"/>
            <w:bottom w:val="none" w:sz="0" w:space="0" w:color="auto"/>
            <w:right w:val="none" w:sz="0" w:space="0" w:color="auto"/>
          </w:divBdr>
        </w:div>
        <w:div w:id="1877738589">
          <w:marLeft w:val="274"/>
          <w:marRight w:val="0"/>
          <w:marTop w:val="0"/>
          <w:marBottom w:val="0"/>
          <w:divBdr>
            <w:top w:val="none" w:sz="0" w:space="0" w:color="auto"/>
            <w:left w:val="none" w:sz="0" w:space="0" w:color="auto"/>
            <w:bottom w:val="none" w:sz="0" w:space="0" w:color="auto"/>
            <w:right w:val="none" w:sz="0" w:space="0" w:color="auto"/>
          </w:divBdr>
        </w:div>
        <w:div w:id="2024818738">
          <w:marLeft w:val="274"/>
          <w:marRight w:val="0"/>
          <w:marTop w:val="0"/>
          <w:marBottom w:val="0"/>
          <w:divBdr>
            <w:top w:val="none" w:sz="0" w:space="0" w:color="auto"/>
            <w:left w:val="none" w:sz="0" w:space="0" w:color="auto"/>
            <w:bottom w:val="none" w:sz="0" w:space="0" w:color="auto"/>
            <w:right w:val="none" w:sz="0" w:space="0" w:color="auto"/>
          </w:divBdr>
        </w:div>
      </w:divsChild>
    </w:div>
    <w:div w:id="1440023625">
      <w:bodyDiv w:val="1"/>
      <w:marLeft w:val="0"/>
      <w:marRight w:val="0"/>
      <w:marTop w:val="0"/>
      <w:marBottom w:val="0"/>
      <w:divBdr>
        <w:top w:val="none" w:sz="0" w:space="0" w:color="auto"/>
        <w:left w:val="none" w:sz="0" w:space="0" w:color="auto"/>
        <w:bottom w:val="none" w:sz="0" w:space="0" w:color="auto"/>
        <w:right w:val="none" w:sz="0" w:space="0" w:color="auto"/>
      </w:divBdr>
      <w:divsChild>
        <w:div w:id="225071849">
          <w:marLeft w:val="446"/>
          <w:marRight w:val="0"/>
          <w:marTop w:val="0"/>
          <w:marBottom w:val="0"/>
          <w:divBdr>
            <w:top w:val="none" w:sz="0" w:space="0" w:color="auto"/>
            <w:left w:val="none" w:sz="0" w:space="0" w:color="auto"/>
            <w:bottom w:val="none" w:sz="0" w:space="0" w:color="auto"/>
            <w:right w:val="none" w:sz="0" w:space="0" w:color="auto"/>
          </w:divBdr>
        </w:div>
        <w:div w:id="245844502">
          <w:marLeft w:val="446"/>
          <w:marRight w:val="0"/>
          <w:marTop w:val="0"/>
          <w:marBottom w:val="0"/>
          <w:divBdr>
            <w:top w:val="none" w:sz="0" w:space="0" w:color="auto"/>
            <w:left w:val="none" w:sz="0" w:space="0" w:color="auto"/>
            <w:bottom w:val="none" w:sz="0" w:space="0" w:color="auto"/>
            <w:right w:val="none" w:sz="0" w:space="0" w:color="auto"/>
          </w:divBdr>
        </w:div>
        <w:div w:id="598635163">
          <w:marLeft w:val="446"/>
          <w:marRight w:val="0"/>
          <w:marTop w:val="0"/>
          <w:marBottom w:val="0"/>
          <w:divBdr>
            <w:top w:val="none" w:sz="0" w:space="0" w:color="auto"/>
            <w:left w:val="none" w:sz="0" w:space="0" w:color="auto"/>
            <w:bottom w:val="none" w:sz="0" w:space="0" w:color="auto"/>
            <w:right w:val="none" w:sz="0" w:space="0" w:color="auto"/>
          </w:divBdr>
        </w:div>
        <w:div w:id="689531827">
          <w:marLeft w:val="446"/>
          <w:marRight w:val="0"/>
          <w:marTop w:val="0"/>
          <w:marBottom w:val="0"/>
          <w:divBdr>
            <w:top w:val="none" w:sz="0" w:space="0" w:color="auto"/>
            <w:left w:val="none" w:sz="0" w:space="0" w:color="auto"/>
            <w:bottom w:val="none" w:sz="0" w:space="0" w:color="auto"/>
            <w:right w:val="none" w:sz="0" w:space="0" w:color="auto"/>
          </w:divBdr>
        </w:div>
        <w:div w:id="691415567">
          <w:marLeft w:val="446"/>
          <w:marRight w:val="0"/>
          <w:marTop w:val="0"/>
          <w:marBottom w:val="0"/>
          <w:divBdr>
            <w:top w:val="none" w:sz="0" w:space="0" w:color="auto"/>
            <w:left w:val="none" w:sz="0" w:space="0" w:color="auto"/>
            <w:bottom w:val="none" w:sz="0" w:space="0" w:color="auto"/>
            <w:right w:val="none" w:sz="0" w:space="0" w:color="auto"/>
          </w:divBdr>
        </w:div>
        <w:div w:id="873729523">
          <w:marLeft w:val="446"/>
          <w:marRight w:val="0"/>
          <w:marTop w:val="0"/>
          <w:marBottom w:val="0"/>
          <w:divBdr>
            <w:top w:val="none" w:sz="0" w:space="0" w:color="auto"/>
            <w:left w:val="none" w:sz="0" w:space="0" w:color="auto"/>
            <w:bottom w:val="none" w:sz="0" w:space="0" w:color="auto"/>
            <w:right w:val="none" w:sz="0" w:space="0" w:color="auto"/>
          </w:divBdr>
        </w:div>
        <w:div w:id="939533136">
          <w:marLeft w:val="446"/>
          <w:marRight w:val="0"/>
          <w:marTop w:val="0"/>
          <w:marBottom w:val="0"/>
          <w:divBdr>
            <w:top w:val="none" w:sz="0" w:space="0" w:color="auto"/>
            <w:left w:val="none" w:sz="0" w:space="0" w:color="auto"/>
            <w:bottom w:val="none" w:sz="0" w:space="0" w:color="auto"/>
            <w:right w:val="none" w:sz="0" w:space="0" w:color="auto"/>
          </w:divBdr>
        </w:div>
        <w:div w:id="1157455270">
          <w:marLeft w:val="446"/>
          <w:marRight w:val="0"/>
          <w:marTop w:val="0"/>
          <w:marBottom w:val="0"/>
          <w:divBdr>
            <w:top w:val="none" w:sz="0" w:space="0" w:color="auto"/>
            <w:left w:val="none" w:sz="0" w:space="0" w:color="auto"/>
            <w:bottom w:val="none" w:sz="0" w:space="0" w:color="auto"/>
            <w:right w:val="none" w:sz="0" w:space="0" w:color="auto"/>
          </w:divBdr>
        </w:div>
        <w:div w:id="1453590468">
          <w:marLeft w:val="446"/>
          <w:marRight w:val="0"/>
          <w:marTop w:val="0"/>
          <w:marBottom w:val="0"/>
          <w:divBdr>
            <w:top w:val="none" w:sz="0" w:space="0" w:color="auto"/>
            <w:left w:val="none" w:sz="0" w:space="0" w:color="auto"/>
            <w:bottom w:val="none" w:sz="0" w:space="0" w:color="auto"/>
            <w:right w:val="none" w:sz="0" w:space="0" w:color="auto"/>
          </w:divBdr>
        </w:div>
        <w:div w:id="1690795853">
          <w:marLeft w:val="446"/>
          <w:marRight w:val="0"/>
          <w:marTop w:val="0"/>
          <w:marBottom w:val="0"/>
          <w:divBdr>
            <w:top w:val="none" w:sz="0" w:space="0" w:color="auto"/>
            <w:left w:val="none" w:sz="0" w:space="0" w:color="auto"/>
            <w:bottom w:val="none" w:sz="0" w:space="0" w:color="auto"/>
            <w:right w:val="none" w:sz="0" w:space="0" w:color="auto"/>
          </w:divBdr>
        </w:div>
        <w:div w:id="2021851646">
          <w:marLeft w:val="446"/>
          <w:marRight w:val="0"/>
          <w:marTop w:val="0"/>
          <w:marBottom w:val="0"/>
          <w:divBdr>
            <w:top w:val="none" w:sz="0" w:space="0" w:color="auto"/>
            <w:left w:val="none" w:sz="0" w:space="0" w:color="auto"/>
            <w:bottom w:val="none" w:sz="0" w:space="0" w:color="auto"/>
            <w:right w:val="none" w:sz="0" w:space="0" w:color="auto"/>
          </w:divBdr>
        </w:div>
      </w:divsChild>
    </w:div>
    <w:div w:id="1470367233">
      <w:bodyDiv w:val="1"/>
      <w:marLeft w:val="0"/>
      <w:marRight w:val="0"/>
      <w:marTop w:val="0"/>
      <w:marBottom w:val="0"/>
      <w:divBdr>
        <w:top w:val="none" w:sz="0" w:space="0" w:color="auto"/>
        <w:left w:val="none" w:sz="0" w:space="0" w:color="auto"/>
        <w:bottom w:val="none" w:sz="0" w:space="0" w:color="auto"/>
        <w:right w:val="none" w:sz="0" w:space="0" w:color="auto"/>
      </w:divBdr>
    </w:div>
    <w:div w:id="1511481063">
      <w:bodyDiv w:val="1"/>
      <w:marLeft w:val="0"/>
      <w:marRight w:val="0"/>
      <w:marTop w:val="0"/>
      <w:marBottom w:val="0"/>
      <w:divBdr>
        <w:top w:val="none" w:sz="0" w:space="0" w:color="auto"/>
        <w:left w:val="none" w:sz="0" w:space="0" w:color="auto"/>
        <w:bottom w:val="none" w:sz="0" w:space="0" w:color="auto"/>
        <w:right w:val="none" w:sz="0" w:space="0" w:color="auto"/>
      </w:divBdr>
    </w:div>
    <w:div w:id="1514831770">
      <w:bodyDiv w:val="1"/>
      <w:marLeft w:val="0"/>
      <w:marRight w:val="0"/>
      <w:marTop w:val="0"/>
      <w:marBottom w:val="0"/>
      <w:divBdr>
        <w:top w:val="none" w:sz="0" w:space="0" w:color="auto"/>
        <w:left w:val="none" w:sz="0" w:space="0" w:color="auto"/>
        <w:bottom w:val="none" w:sz="0" w:space="0" w:color="auto"/>
        <w:right w:val="none" w:sz="0" w:space="0" w:color="auto"/>
      </w:divBdr>
    </w:div>
    <w:div w:id="1527987142">
      <w:bodyDiv w:val="1"/>
      <w:marLeft w:val="0"/>
      <w:marRight w:val="0"/>
      <w:marTop w:val="0"/>
      <w:marBottom w:val="0"/>
      <w:divBdr>
        <w:top w:val="none" w:sz="0" w:space="0" w:color="auto"/>
        <w:left w:val="none" w:sz="0" w:space="0" w:color="auto"/>
        <w:bottom w:val="none" w:sz="0" w:space="0" w:color="auto"/>
        <w:right w:val="none" w:sz="0" w:space="0" w:color="auto"/>
      </w:divBdr>
    </w:div>
    <w:div w:id="1594317002">
      <w:bodyDiv w:val="1"/>
      <w:marLeft w:val="0"/>
      <w:marRight w:val="0"/>
      <w:marTop w:val="0"/>
      <w:marBottom w:val="0"/>
      <w:divBdr>
        <w:top w:val="none" w:sz="0" w:space="0" w:color="auto"/>
        <w:left w:val="none" w:sz="0" w:space="0" w:color="auto"/>
        <w:bottom w:val="none" w:sz="0" w:space="0" w:color="auto"/>
        <w:right w:val="none" w:sz="0" w:space="0" w:color="auto"/>
      </w:divBdr>
      <w:divsChild>
        <w:div w:id="548883634">
          <w:marLeft w:val="446"/>
          <w:marRight w:val="0"/>
          <w:marTop w:val="0"/>
          <w:marBottom w:val="0"/>
          <w:divBdr>
            <w:top w:val="none" w:sz="0" w:space="0" w:color="auto"/>
            <w:left w:val="none" w:sz="0" w:space="0" w:color="auto"/>
            <w:bottom w:val="none" w:sz="0" w:space="0" w:color="auto"/>
            <w:right w:val="none" w:sz="0" w:space="0" w:color="auto"/>
          </w:divBdr>
        </w:div>
        <w:div w:id="900021877">
          <w:marLeft w:val="446"/>
          <w:marRight w:val="0"/>
          <w:marTop w:val="0"/>
          <w:marBottom w:val="0"/>
          <w:divBdr>
            <w:top w:val="none" w:sz="0" w:space="0" w:color="auto"/>
            <w:left w:val="none" w:sz="0" w:space="0" w:color="auto"/>
            <w:bottom w:val="none" w:sz="0" w:space="0" w:color="auto"/>
            <w:right w:val="none" w:sz="0" w:space="0" w:color="auto"/>
          </w:divBdr>
        </w:div>
      </w:divsChild>
    </w:div>
    <w:div w:id="1608999940">
      <w:bodyDiv w:val="1"/>
      <w:marLeft w:val="0"/>
      <w:marRight w:val="0"/>
      <w:marTop w:val="0"/>
      <w:marBottom w:val="0"/>
      <w:divBdr>
        <w:top w:val="none" w:sz="0" w:space="0" w:color="auto"/>
        <w:left w:val="none" w:sz="0" w:space="0" w:color="auto"/>
        <w:bottom w:val="none" w:sz="0" w:space="0" w:color="auto"/>
        <w:right w:val="none" w:sz="0" w:space="0" w:color="auto"/>
      </w:divBdr>
    </w:div>
    <w:div w:id="1621718044">
      <w:bodyDiv w:val="1"/>
      <w:marLeft w:val="0"/>
      <w:marRight w:val="0"/>
      <w:marTop w:val="0"/>
      <w:marBottom w:val="0"/>
      <w:divBdr>
        <w:top w:val="none" w:sz="0" w:space="0" w:color="auto"/>
        <w:left w:val="none" w:sz="0" w:space="0" w:color="auto"/>
        <w:bottom w:val="none" w:sz="0" w:space="0" w:color="auto"/>
        <w:right w:val="none" w:sz="0" w:space="0" w:color="auto"/>
      </w:divBdr>
    </w:div>
    <w:div w:id="1653828117">
      <w:bodyDiv w:val="1"/>
      <w:marLeft w:val="0"/>
      <w:marRight w:val="0"/>
      <w:marTop w:val="0"/>
      <w:marBottom w:val="0"/>
      <w:divBdr>
        <w:top w:val="none" w:sz="0" w:space="0" w:color="auto"/>
        <w:left w:val="none" w:sz="0" w:space="0" w:color="auto"/>
        <w:bottom w:val="none" w:sz="0" w:space="0" w:color="auto"/>
        <w:right w:val="none" w:sz="0" w:space="0" w:color="auto"/>
      </w:divBdr>
      <w:divsChild>
        <w:div w:id="24065338">
          <w:marLeft w:val="446"/>
          <w:marRight w:val="0"/>
          <w:marTop w:val="0"/>
          <w:marBottom w:val="0"/>
          <w:divBdr>
            <w:top w:val="none" w:sz="0" w:space="0" w:color="auto"/>
            <w:left w:val="none" w:sz="0" w:space="0" w:color="auto"/>
            <w:bottom w:val="none" w:sz="0" w:space="0" w:color="auto"/>
            <w:right w:val="none" w:sz="0" w:space="0" w:color="auto"/>
          </w:divBdr>
        </w:div>
        <w:div w:id="312687034">
          <w:marLeft w:val="274"/>
          <w:marRight w:val="0"/>
          <w:marTop w:val="0"/>
          <w:marBottom w:val="0"/>
          <w:divBdr>
            <w:top w:val="none" w:sz="0" w:space="0" w:color="auto"/>
            <w:left w:val="none" w:sz="0" w:space="0" w:color="auto"/>
            <w:bottom w:val="none" w:sz="0" w:space="0" w:color="auto"/>
            <w:right w:val="none" w:sz="0" w:space="0" w:color="auto"/>
          </w:divBdr>
        </w:div>
        <w:div w:id="399794777">
          <w:marLeft w:val="274"/>
          <w:marRight w:val="0"/>
          <w:marTop w:val="0"/>
          <w:marBottom w:val="0"/>
          <w:divBdr>
            <w:top w:val="none" w:sz="0" w:space="0" w:color="auto"/>
            <w:left w:val="none" w:sz="0" w:space="0" w:color="auto"/>
            <w:bottom w:val="none" w:sz="0" w:space="0" w:color="auto"/>
            <w:right w:val="none" w:sz="0" w:space="0" w:color="auto"/>
          </w:divBdr>
        </w:div>
        <w:div w:id="859051793">
          <w:marLeft w:val="446"/>
          <w:marRight w:val="0"/>
          <w:marTop w:val="0"/>
          <w:marBottom w:val="0"/>
          <w:divBdr>
            <w:top w:val="none" w:sz="0" w:space="0" w:color="auto"/>
            <w:left w:val="none" w:sz="0" w:space="0" w:color="auto"/>
            <w:bottom w:val="none" w:sz="0" w:space="0" w:color="auto"/>
            <w:right w:val="none" w:sz="0" w:space="0" w:color="auto"/>
          </w:divBdr>
        </w:div>
        <w:div w:id="896938336">
          <w:marLeft w:val="446"/>
          <w:marRight w:val="0"/>
          <w:marTop w:val="0"/>
          <w:marBottom w:val="0"/>
          <w:divBdr>
            <w:top w:val="none" w:sz="0" w:space="0" w:color="auto"/>
            <w:left w:val="none" w:sz="0" w:space="0" w:color="auto"/>
            <w:bottom w:val="none" w:sz="0" w:space="0" w:color="auto"/>
            <w:right w:val="none" w:sz="0" w:space="0" w:color="auto"/>
          </w:divBdr>
        </w:div>
        <w:div w:id="899052253">
          <w:marLeft w:val="446"/>
          <w:marRight w:val="0"/>
          <w:marTop w:val="0"/>
          <w:marBottom w:val="0"/>
          <w:divBdr>
            <w:top w:val="none" w:sz="0" w:space="0" w:color="auto"/>
            <w:left w:val="none" w:sz="0" w:space="0" w:color="auto"/>
            <w:bottom w:val="none" w:sz="0" w:space="0" w:color="auto"/>
            <w:right w:val="none" w:sz="0" w:space="0" w:color="auto"/>
          </w:divBdr>
        </w:div>
        <w:div w:id="994916813">
          <w:marLeft w:val="446"/>
          <w:marRight w:val="0"/>
          <w:marTop w:val="0"/>
          <w:marBottom w:val="0"/>
          <w:divBdr>
            <w:top w:val="none" w:sz="0" w:space="0" w:color="auto"/>
            <w:left w:val="none" w:sz="0" w:space="0" w:color="auto"/>
            <w:bottom w:val="none" w:sz="0" w:space="0" w:color="auto"/>
            <w:right w:val="none" w:sz="0" w:space="0" w:color="auto"/>
          </w:divBdr>
        </w:div>
        <w:div w:id="1009598410">
          <w:marLeft w:val="446"/>
          <w:marRight w:val="0"/>
          <w:marTop w:val="0"/>
          <w:marBottom w:val="0"/>
          <w:divBdr>
            <w:top w:val="none" w:sz="0" w:space="0" w:color="auto"/>
            <w:left w:val="none" w:sz="0" w:space="0" w:color="auto"/>
            <w:bottom w:val="none" w:sz="0" w:space="0" w:color="auto"/>
            <w:right w:val="none" w:sz="0" w:space="0" w:color="auto"/>
          </w:divBdr>
        </w:div>
        <w:div w:id="1149371520">
          <w:marLeft w:val="274"/>
          <w:marRight w:val="0"/>
          <w:marTop w:val="0"/>
          <w:marBottom w:val="0"/>
          <w:divBdr>
            <w:top w:val="none" w:sz="0" w:space="0" w:color="auto"/>
            <w:left w:val="none" w:sz="0" w:space="0" w:color="auto"/>
            <w:bottom w:val="none" w:sz="0" w:space="0" w:color="auto"/>
            <w:right w:val="none" w:sz="0" w:space="0" w:color="auto"/>
          </w:divBdr>
        </w:div>
        <w:div w:id="1334067621">
          <w:marLeft w:val="274"/>
          <w:marRight w:val="0"/>
          <w:marTop w:val="0"/>
          <w:marBottom w:val="0"/>
          <w:divBdr>
            <w:top w:val="none" w:sz="0" w:space="0" w:color="auto"/>
            <w:left w:val="none" w:sz="0" w:space="0" w:color="auto"/>
            <w:bottom w:val="none" w:sz="0" w:space="0" w:color="auto"/>
            <w:right w:val="none" w:sz="0" w:space="0" w:color="auto"/>
          </w:divBdr>
        </w:div>
        <w:div w:id="1870021403">
          <w:marLeft w:val="446"/>
          <w:marRight w:val="0"/>
          <w:marTop w:val="0"/>
          <w:marBottom w:val="0"/>
          <w:divBdr>
            <w:top w:val="none" w:sz="0" w:space="0" w:color="auto"/>
            <w:left w:val="none" w:sz="0" w:space="0" w:color="auto"/>
            <w:bottom w:val="none" w:sz="0" w:space="0" w:color="auto"/>
            <w:right w:val="none" w:sz="0" w:space="0" w:color="auto"/>
          </w:divBdr>
        </w:div>
        <w:div w:id="2004892690">
          <w:marLeft w:val="274"/>
          <w:marRight w:val="0"/>
          <w:marTop w:val="0"/>
          <w:marBottom w:val="0"/>
          <w:divBdr>
            <w:top w:val="none" w:sz="0" w:space="0" w:color="auto"/>
            <w:left w:val="none" w:sz="0" w:space="0" w:color="auto"/>
            <w:bottom w:val="none" w:sz="0" w:space="0" w:color="auto"/>
            <w:right w:val="none" w:sz="0" w:space="0" w:color="auto"/>
          </w:divBdr>
        </w:div>
      </w:divsChild>
    </w:div>
    <w:div w:id="1656839218">
      <w:bodyDiv w:val="1"/>
      <w:marLeft w:val="0"/>
      <w:marRight w:val="0"/>
      <w:marTop w:val="0"/>
      <w:marBottom w:val="0"/>
      <w:divBdr>
        <w:top w:val="none" w:sz="0" w:space="0" w:color="auto"/>
        <w:left w:val="none" w:sz="0" w:space="0" w:color="auto"/>
        <w:bottom w:val="none" w:sz="0" w:space="0" w:color="auto"/>
        <w:right w:val="none" w:sz="0" w:space="0" w:color="auto"/>
      </w:divBdr>
    </w:div>
    <w:div w:id="1666131409">
      <w:bodyDiv w:val="1"/>
      <w:marLeft w:val="0"/>
      <w:marRight w:val="0"/>
      <w:marTop w:val="0"/>
      <w:marBottom w:val="0"/>
      <w:divBdr>
        <w:top w:val="none" w:sz="0" w:space="0" w:color="auto"/>
        <w:left w:val="none" w:sz="0" w:space="0" w:color="auto"/>
        <w:bottom w:val="none" w:sz="0" w:space="0" w:color="auto"/>
        <w:right w:val="none" w:sz="0" w:space="0" w:color="auto"/>
      </w:divBdr>
    </w:div>
    <w:div w:id="1705670503">
      <w:bodyDiv w:val="1"/>
      <w:marLeft w:val="0"/>
      <w:marRight w:val="0"/>
      <w:marTop w:val="0"/>
      <w:marBottom w:val="0"/>
      <w:divBdr>
        <w:top w:val="none" w:sz="0" w:space="0" w:color="auto"/>
        <w:left w:val="none" w:sz="0" w:space="0" w:color="auto"/>
        <w:bottom w:val="none" w:sz="0" w:space="0" w:color="auto"/>
        <w:right w:val="none" w:sz="0" w:space="0" w:color="auto"/>
      </w:divBdr>
    </w:div>
    <w:div w:id="1762141157">
      <w:bodyDiv w:val="1"/>
      <w:marLeft w:val="0"/>
      <w:marRight w:val="0"/>
      <w:marTop w:val="0"/>
      <w:marBottom w:val="0"/>
      <w:divBdr>
        <w:top w:val="none" w:sz="0" w:space="0" w:color="auto"/>
        <w:left w:val="none" w:sz="0" w:space="0" w:color="auto"/>
        <w:bottom w:val="none" w:sz="0" w:space="0" w:color="auto"/>
        <w:right w:val="none" w:sz="0" w:space="0" w:color="auto"/>
      </w:divBdr>
    </w:div>
    <w:div w:id="1764649081">
      <w:bodyDiv w:val="1"/>
      <w:marLeft w:val="0"/>
      <w:marRight w:val="0"/>
      <w:marTop w:val="0"/>
      <w:marBottom w:val="0"/>
      <w:divBdr>
        <w:top w:val="none" w:sz="0" w:space="0" w:color="auto"/>
        <w:left w:val="none" w:sz="0" w:space="0" w:color="auto"/>
        <w:bottom w:val="none" w:sz="0" w:space="0" w:color="auto"/>
        <w:right w:val="none" w:sz="0" w:space="0" w:color="auto"/>
      </w:divBdr>
      <w:divsChild>
        <w:div w:id="236597411">
          <w:marLeft w:val="446"/>
          <w:marRight w:val="0"/>
          <w:marTop w:val="0"/>
          <w:marBottom w:val="0"/>
          <w:divBdr>
            <w:top w:val="none" w:sz="0" w:space="0" w:color="auto"/>
            <w:left w:val="none" w:sz="0" w:space="0" w:color="auto"/>
            <w:bottom w:val="none" w:sz="0" w:space="0" w:color="auto"/>
            <w:right w:val="none" w:sz="0" w:space="0" w:color="auto"/>
          </w:divBdr>
        </w:div>
        <w:div w:id="656692345">
          <w:marLeft w:val="446"/>
          <w:marRight w:val="0"/>
          <w:marTop w:val="0"/>
          <w:marBottom w:val="0"/>
          <w:divBdr>
            <w:top w:val="none" w:sz="0" w:space="0" w:color="auto"/>
            <w:left w:val="none" w:sz="0" w:space="0" w:color="auto"/>
            <w:bottom w:val="none" w:sz="0" w:space="0" w:color="auto"/>
            <w:right w:val="none" w:sz="0" w:space="0" w:color="auto"/>
          </w:divBdr>
        </w:div>
        <w:div w:id="696471069">
          <w:marLeft w:val="446"/>
          <w:marRight w:val="0"/>
          <w:marTop w:val="0"/>
          <w:marBottom w:val="0"/>
          <w:divBdr>
            <w:top w:val="none" w:sz="0" w:space="0" w:color="auto"/>
            <w:left w:val="none" w:sz="0" w:space="0" w:color="auto"/>
            <w:bottom w:val="none" w:sz="0" w:space="0" w:color="auto"/>
            <w:right w:val="none" w:sz="0" w:space="0" w:color="auto"/>
          </w:divBdr>
        </w:div>
        <w:div w:id="1104495352">
          <w:marLeft w:val="446"/>
          <w:marRight w:val="0"/>
          <w:marTop w:val="0"/>
          <w:marBottom w:val="0"/>
          <w:divBdr>
            <w:top w:val="none" w:sz="0" w:space="0" w:color="auto"/>
            <w:left w:val="none" w:sz="0" w:space="0" w:color="auto"/>
            <w:bottom w:val="none" w:sz="0" w:space="0" w:color="auto"/>
            <w:right w:val="none" w:sz="0" w:space="0" w:color="auto"/>
          </w:divBdr>
        </w:div>
        <w:div w:id="1421754125">
          <w:marLeft w:val="446"/>
          <w:marRight w:val="0"/>
          <w:marTop w:val="0"/>
          <w:marBottom w:val="0"/>
          <w:divBdr>
            <w:top w:val="none" w:sz="0" w:space="0" w:color="auto"/>
            <w:left w:val="none" w:sz="0" w:space="0" w:color="auto"/>
            <w:bottom w:val="none" w:sz="0" w:space="0" w:color="auto"/>
            <w:right w:val="none" w:sz="0" w:space="0" w:color="auto"/>
          </w:divBdr>
        </w:div>
        <w:div w:id="2021466697">
          <w:marLeft w:val="446"/>
          <w:marRight w:val="0"/>
          <w:marTop w:val="0"/>
          <w:marBottom w:val="0"/>
          <w:divBdr>
            <w:top w:val="none" w:sz="0" w:space="0" w:color="auto"/>
            <w:left w:val="none" w:sz="0" w:space="0" w:color="auto"/>
            <w:bottom w:val="none" w:sz="0" w:space="0" w:color="auto"/>
            <w:right w:val="none" w:sz="0" w:space="0" w:color="auto"/>
          </w:divBdr>
        </w:div>
        <w:div w:id="2111198830">
          <w:marLeft w:val="446"/>
          <w:marRight w:val="0"/>
          <w:marTop w:val="0"/>
          <w:marBottom w:val="0"/>
          <w:divBdr>
            <w:top w:val="none" w:sz="0" w:space="0" w:color="auto"/>
            <w:left w:val="none" w:sz="0" w:space="0" w:color="auto"/>
            <w:bottom w:val="none" w:sz="0" w:space="0" w:color="auto"/>
            <w:right w:val="none" w:sz="0" w:space="0" w:color="auto"/>
          </w:divBdr>
        </w:div>
      </w:divsChild>
    </w:div>
    <w:div w:id="1865753447">
      <w:bodyDiv w:val="1"/>
      <w:marLeft w:val="0"/>
      <w:marRight w:val="0"/>
      <w:marTop w:val="0"/>
      <w:marBottom w:val="0"/>
      <w:divBdr>
        <w:top w:val="none" w:sz="0" w:space="0" w:color="auto"/>
        <w:left w:val="none" w:sz="0" w:space="0" w:color="auto"/>
        <w:bottom w:val="none" w:sz="0" w:space="0" w:color="auto"/>
        <w:right w:val="none" w:sz="0" w:space="0" w:color="auto"/>
      </w:divBdr>
    </w:div>
    <w:div w:id="1870796953">
      <w:bodyDiv w:val="1"/>
      <w:marLeft w:val="0"/>
      <w:marRight w:val="0"/>
      <w:marTop w:val="0"/>
      <w:marBottom w:val="0"/>
      <w:divBdr>
        <w:top w:val="none" w:sz="0" w:space="0" w:color="auto"/>
        <w:left w:val="none" w:sz="0" w:space="0" w:color="auto"/>
        <w:bottom w:val="none" w:sz="0" w:space="0" w:color="auto"/>
        <w:right w:val="none" w:sz="0" w:space="0" w:color="auto"/>
      </w:divBdr>
      <w:divsChild>
        <w:div w:id="131484679">
          <w:marLeft w:val="446"/>
          <w:marRight w:val="0"/>
          <w:marTop w:val="0"/>
          <w:marBottom w:val="0"/>
          <w:divBdr>
            <w:top w:val="none" w:sz="0" w:space="0" w:color="auto"/>
            <w:left w:val="none" w:sz="0" w:space="0" w:color="auto"/>
            <w:bottom w:val="none" w:sz="0" w:space="0" w:color="auto"/>
            <w:right w:val="none" w:sz="0" w:space="0" w:color="auto"/>
          </w:divBdr>
        </w:div>
        <w:div w:id="261685783">
          <w:marLeft w:val="446"/>
          <w:marRight w:val="0"/>
          <w:marTop w:val="0"/>
          <w:marBottom w:val="0"/>
          <w:divBdr>
            <w:top w:val="none" w:sz="0" w:space="0" w:color="auto"/>
            <w:left w:val="none" w:sz="0" w:space="0" w:color="auto"/>
            <w:bottom w:val="none" w:sz="0" w:space="0" w:color="auto"/>
            <w:right w:val="none" w:sz="0" w:space="0" w:color="auto"/>
          </w:divBdr>
        </w:div>
        <w:div w:id="1298336400">
          <w:marLeft w:val="446"/>
          <w:marRight w:val="0"/>
          <w:marTop w:val="0"/>
          <w:marBottom w:val="0"/>
          <w:divBdr>
            <w:top w:val="none" w:sz="0" w:space="0" w:color="auto"/>
            <w:left w:val="none" w:sz="0" w:space="0" w:color="auto"/>
            <w:bottom w:val="none" w:sz="0" w:space="0" w:color="auto"/>
            <w:right w:val="none" w:sz="0" w:space="0" w:color="auto"/>
          </w:divBdr>
        </w:div>
        <w:div w:id="1326208200">
          <w:marLeft w:val="446"/>
          <w:marRight w:val="0"/>
          <w:marTop w:val="0"/>
          <w:marBottom w:val="0"/>
          <w:divBdr>
            <w:top w:val="none" w:sz="0" w:space="0" w:color="auto"/>
            <w:left w:val="none" w:sz="0" w:space="0" w:color="auto"/>
            <w:bottom w:val="none" w:sz="0" w:space="0" w:color="auto"/>
            <w:right w:val="none" w:sz="0" w:space="0" w:color="auto"/>
          </w:divBdr>
        </w:div>
        <w:div w:id="1417441694">
          <w:marLeft w:val="446"/>
          <w:marRight w:val="0"/>
          <w:marTop w:val="0"/>
          <w:marBottom w:val="0"/>
          <w:divBdr>
            <w:top w:val="none" w:sz="0" w:space="0" w:color="auto"/>
            <w:left w:val="none" w:sz="0" w:space="0" w:color="auto"/>
            <w:bottom w:val="none" w:sz="0" w:space="0" w:color="auto"/>
            <w:right w:val="none" w:sz="0" w:space="0" w:color="auto"/>
          </w:divBdr>
        </w:div>
        <w:div w:id="1618683383">
          <w:marLeft w:val="446"/>
          <w:marRight w:val="0"/>
          <w:marTop w:val="0"/>
          <w:marBottom w:val="0"/>
          <w:divBdr>
            <w:top w:val="none" w:sz="0" w:space="0" w:color="auto"/>
            <w:left w:val="none" w:sz="0" w:space="0" w:color="auto"/>
            <w:bottom w:val="none" w:sz="0" w:space="0" w:color="auto"/>
            <w:right w:val="none" w:sz="0" w:space="0" w:color="auto"/>
          </w:divBdr>
        </w:div>
        <w:div w:id="1627930077">
          <w:marLeft w:val="446"/>
          <w:marRight w:val="0"/>
          <w:marTop w:val="0"/>
          <w:marBottom w:val="0"/>
          <w:divBdr>
            <w:top w:val="none" w:sz="0" w:space="0" w:color="auto"/>
            <w:left w:val="none" w:sz="0" w:space="0" w:color="auto"/>
            <w:bottom w:val="none" w:sz="0" w:space="0" w:color="auto"/>
            <w:right w:val="none" w:sz="0" w:space="0" w:color="auto"/>
          </w:divBdr>
        </w:div>
        <w:div w:id="1713461692">
          <w:marLeft w:val="446"/>
          <w:marRight w:val="0"/>
          <w:marTop w:val="0"/>
          <w:marBottom w:val="0"/>
          <w:divBdr>
            <w:top w:val="none" w:sz="0" w:space="0" w:color="auto"/>
            <w:left w:val="none" w:sz="0" w:space="0" w:color="auto"/>
            <w:bottom w:val="none" w:sz="0" w:space="0" w:color="auto"/>
            <w:right w:val="none" w:sz="0" w:space="0" w:color="auto"/>
          </w:divBdr>
        </w:div>
        <w:div w:id="2135362462">
          <w:marLeft w:val="446"/>
          <w:marRight w:val="0"/>
          <w:marTop w:val="0"/>
          <w:marBottom w:val="0"/>
          <w:divBdr>
            <w:top w:val="none" w:sz="0" w:space="0" w:color="auto"/>
            <w:left w:val="none" w:sz="0" w:space="0" w:color="auto"/>
            <w:bottom w:val="none" w:sz="0" w:space="0" w:color="auto"/>
            <w:right w:val="none" w:sz="0" w:space="0" w:color="auto"/>
          </w:divBdr>
        </w:div>
      </w:divsChild>
    </w:div>
    <w:div w:id="1888687549">
      <w:bodyDiv w:val="1"/>
      <w:marLeft w:val="0"/>
      <w:marRight w:val="0"/>
      <w:marTop w:val="0"/>
      <w:marBottom w:val="0"/>
      <w:divBdr>
        <w:top w:val="none" w:sz="0" w:space="0" w:color="auto"/>
        <w:left w:val="none" w:sz="0" w:space="0" w:color="auto"/>
        <w:bottom w:val="none" w:sz="0" w:space="0" w:color="auto"/>
        <w:right w:val="none" w:sz="0" w:space="0" w:color="auto"/>
      </w:divBdr>
      <w:divsChild>
        <w:div w:id="1117677618">
          <w:marLeft w:val="446"/>
          <w:marRight w:val="0"/>
          <w:marTop w:val="0"/>
          <w:marBottom w:val="240"/>
          <w:divBdr>
            <w:top w:val="none" w:sz="0" w:space="0" w:color="auto"/>
            <w:left w:val="none" w:sz="0" w:space="0" w:color="auto"/>
            <w:bottom w:val="none" w:sz="0" w:space="0" w:color="auto"/>
            <w:right w:val="none" w:sz="0" w:space="0" w:color="auto"/>
          </w:divBdr>
        </w:div>
      </w:divsChild>
    </w:div>
    <w:div w:id="1910842511">
      <w:bodyDiv w:val="1"/>
      <w:marLeft w:val="0"/>
      <w:marRight w:val="0"/>
      <w:marTop w:val="0"/>
      <w:marBottom w:val="0"/>
      <w:divBdr>
        <w:top w:val="none" w:sz="0" w:space="0" w:color="auto"/>
        <w:left w:val="none" w:sz="0" w:space="0" w:color="auto"/>
        <w:bottom w:val="none" w:sz="0" w:space="0" w:color="auto"/>
        <w:right w:val="none" w:sz="0" w:space="0" w:color="auto"/>
      </w:divBdr>
    </w:div>
    <w:div w:id="1915243050">
      <w:bodyDiv w:val="1"/>
      <w:marLeft w:val="0"/>
      <w:marRight w:val="0"/>
      <w:marTop w:val="0"/>
      <w:marBottom w:val="0"/>
      <w:divBdr>
        <w:top w:val="none" w:sz="0" w:space="0" w:color="auto"/>
        <w:left w:val="none" w:sz="0" w:space="0" w:color="auto"/>
        <w:bottom w:val="none" w:sz="0" w:space="0" w:color="auto"/>
        <w:right w:val="none" w:sz="0" w:space="0" w:color="auto"/>
      </w:divBdr>
      <w:divsChild>
        <w:div w:id="1119035940">
          <w:marLeft w:val="446"/>
          <w:marRight w:val="0"/>
          <w:marTop w:val="0"/>
          <w:marBottom w:val="0"/>
          <w:divBdr>
            <w:top w:val="none" w:sz="0" w:space="0" w:color="auto"/>
            <w:left w:val="none" w:sz="0" w:space="0" w:color="auto"/>
            <w:bottom w:val="none" w:sz="0" w:space="0" w:color="auto"/>
            <w:right w:val="none" w:sz="0" w:space="0" w:color="auto"/>
          </w:divBdr>
        </w:div>
        <w:div w:id="1277257022">
          <w:marLeft w:val="446"/>
          <w:marRight w:val="0"/>
          <w:marTop w:val="0"/>
          <w:marBottom w:val="0"/>
          <w:divBdr>
            <w:top w:val="none" w:sz="0" w:space="0" w:color="auto"/>
            <w:left w:val="none" w:sz="0" w:space="0" w:color="auto"/>
            <w:bottom w:val="none" w:sz="0" w:space="0" w:color="auto"/>
            <w:right w:val="none" w:sz="0" w:space="0" w:color="auto"/>
          </w:divBdr>
        </w:div>
        <w:div w:id="1284311285">
          <w:marLeft w:val="446"/>
          <w:marRight w:val="0"/>
          <w:marTop w:val="0"/>
          <w:marBottom w:val="0"/>
          <w:divBdr>
            <w:top w:val="none" w:sz="0" w:space="0" w:color="auto"/>
            <w:left w:val="none" w:sz="0" w:space="0" w:color="auto"/>
            <w:bottom w:val="none" w:sz="0" w:space="0" w:color="auto"/>
            <w:right w:val="none" w:sz="0" w:space="0" w:color="auto"/>
          </w:divBdr>
        </w:div>
        <w:div w:id="1707413977">
          <w:marLeft w:val="446"/>
          <w:marRight w:val="0"/>
          <w:marTop w:val="0"/>
          <w:marBottom w:val="0"/>
          <w:divBdr>
            <w:top w:val="none" w:sz="0" w:space="0" w:color="auto"/>
            <w:left w:val="none" w:sz="0" w:space="0" w:color="auto"/>
            <w:bottom w:val="none" w:sz="0" w:space="0" w:color="auto"/>
            <w:right w:val="none" w:sz="0" w:space="0" w:color="auto"/>
          </w:divBdr>
        </w:div>
        <w:div w:id="1806965188">
          <w:marLeft w:val="446"/>
          <w:marRight w:val="0"/>
          <w:marTop w:val="0"/>
          <w:marBottom w:val="0"/>
          <w:divBdr>
            <w:top w:val="none" w:sz="0" w:space="0" w:color="auto"/>
            <w:left w:val="none" w:sz="0" w:space="0" w:color="auto"/>
            <w:bottom w:val="none" w:sz="0" w:space="0" w:color="auto"/>
            <w:right w:val="none" w:sz="0" w:space="0" w:color="auto"/>
          </w:divBdr>
        </w:div>
        <w:div w:id="1902251344">
          <w:marLeft w:val="446"/>
          <w:marRight w:val="0"/>
          <w:marTop w:val="0"/>
          <w:marBottom w:val="0"/>
          <w:divBdr>
            <w:top w:val="none" w:sz="0" w:space="0" w:color="auto"/>
            <w:left w:val="none" w:sz="0" w:space="0" w:color="auto"/>
            <w:bottom w:val="none" w:sz="0" w:space="0" w:color="auto"/>
            <w:right w:val="none" w:sz="0" w:space="0" w:color="auto"/>
          </w:divBdr>
        </w:div>
        <w:div w:id="2114280662">
          <w:marLeft w:val="446"/>
          <w:marRight w:val="0"/>
          <w:marTop w:val="0"/>
          <w:marBottom w:val="0"/>
          <w:divBdr>
            <w:top w:val="none" w:sz="0" w:space="0" w:color="auto"/>
            <w:left w:val="none" w:sz="0" w:space="0" w:color="auto"/>
            <w:bottom w:val="none" w:sz="0" w:space="0" w:color="auto"/>
            <w:right w:val="none" w:sz="0" w:space="0" w:color="auto"/>
          </w:divBdr>
        </w:div>
      </w:divsChild>
    </w:div>
    <w:div w:id="1919945498">
      <w:bodyDiv w:val="1"/>
      <w:marLeft w:val="0"/>
      <w:marRight w:val="0"/>
      <w:marTop w:val="0"/>
      <w:marBottom w:val="0"/>
      <w:divBdr>
        <w:top w:val="none" w:sz="0" w:space="0" w:color="auto"/>
        <w:left w:val="none" w:sz="0" w:space="0" w:color="auto"/>
        <w:bottom w:val="none" w:sz="0" w:space="0" w:color="auto"/>
        <w:right w:val="none" w:sz="0" w:space="0" w:color="auto"/>
      </w:divBdr>
    </w:div>
    <w:div w:id="1964385664">
      <w:bodyDiv w:val="1"/>
      <w:marLeft w:val="0"/>
      <w:marRight w:val="0"/>
      <w:marTop w:val="0"/>
      <w:marBottom w:val="0"/>
      <w:divBdr>
        <w:top w:val="none" w:sz="0" w:space="0" w:color="auto"/>
        <w:left w:val="none" w:sz="0" w:space="0" w:color="auto"/>
        <w:bottom w:val="none" w:sz="0" w:space="0" w:color="auto"/>
        <w:right w:val="none" w:sz="0" w:space="0" w:color="auto"/>
      </w:divBdr>
      <w:divsChild>
        <w:div w:id="133959402">
          <w:marLeft w:val="446"/>
          <w:marRight w:val="0"/>
          <w:marTop w:val="0"/>
          <w:marBottom w:val="0"/>
          <w:divBdr>
            <w:top w:val="none" w:sz="0" w:space="0" w:color="auto"/>
            <w:left w:val="none" w:sz="0" w:space="0" w:color="auto"/>
            <w:bottom w:val="none" w:sz="0" w:space="0" w:color="auto"/>
            <w:right w:val="none" w:sz="0" w:space="0" w:color="auto"/>
          </w:divBdr>
        </w:div>
        <w:div w:id="205408445">
          <w:marLeft w:val="446"/>
          <w:marRight w:val="0"/>
          <w:marTop w:val="0"/>
          <w:marBottom w:val="0"/>
          <w:divBdr>
            <w:top w:val="none" w:sz="0" w:space="0" w:color="auto"/>
            <w:left w:val="none" w:sz="0" w:space="0" w:color="auto"/>
            <w:bottom w:val="none" w:sz="0" w:space="0" w:color="auto"/>
            <w:right w:val="none" w:sz="0" w:space="0" w:color="auto"/>
          </w:divBdr>
        </w:div>
        <w:div w:id="351538293">
          <w:marLeft w:val="446"/>
          <w:marRight w:val="0"/>
          <w:marTop w:val="0"/>
          <w:marBottom w:val="0"/>
          <w:divBdr>
            <w:top w:val="none" w:sz="0" w:space="0" w:color="auto"/>
            <w:left w:val="none" w:sz="0" w:space="0" w:color="auto"/>
            <w:bottom w:val="none" w:sz="0" w:space="0" w:color="auto"/>
            <w:right w:val="none" w:sz="0" w:space="0" w:color="auto"/>
          </w:divBdr>
        </w:div>
        <w:div w:id="352073598">
          <w:marLeft w:val="446"/>
          <w:marRight w:val="0"/>
          <w:marTop w:val="0"/>
          <w:marBottom w:val="0"/>
          <w:divBdr>
            <w:top w:val="none" w:sz="0" w:space="0" w:color="auto"/>
            <w:left w:val="none" w:sz="0" w:space="0" w:color="auto"/>
            <w:bottom w:val="none" w:sz="0" w:space="0" w:color="auto"/>
            <w:right w:val="none" w:sz="0" w:space="0" w:color="auto"/>
          </w:divBdr>
        </w:div>
        <w:div w:id="1053844035">
          <w:marLeft w:val="446"/>
          <w:marRight w:val="0"/>
          <w:marTop w:val="0"/>
          <w:marBottom w:val="0"/>
          <w:divBdr>
            <w:top w:val="none" w:sz="0" w:space="0" w:color="auto"/>
            <w:left w:val="none" w:sz="0" w:space="0" w:color="auto"/>
            <w:bottom w:val="none" w:sz="0" w:space="0" w:color="auto"/>
            <w:right w:val="none" w:sz="0" w:space="0" w:color="auto"/>
          </w:divBdr>
        </w:div>
        <w:div w:id="1094594454">
          <w:marLeft w:val="446"/>
          <w:marRight w:val="0"/>
          <w:marTop w:val="0"/>
          <w:marBottom w:val="0"/>
          <w:divBdr>
            <w:top w:val="none" w:sz="0" w:space="0" w:color="auto"/>
            <w:left w:val="none" w:sz="0" w:space="0" w:color="auto"/>
            <w:bottom w:val="none" w:sz="0" w:space="0" w:color="auto"/>
            <w:right w:val="none" w:sz="0" w:space="0" w:color="auto"/>
          </w:divBdr>
        </w:div>
        <w:div w:id="1211110910">
          <w:marLeft w:val="446"/>
          <w:marRight w:val="0"/>
          <w:marTop w:val="0"/>
          <w:marBottom w:val="0"/>
          <w:divBdr>
            <w:top w:val="none" w:sz="0" w:space="0" w:color="auto"/>
            <w:left w:val="none" w:sz="0" w:space="0" w:color="auto"/>
            <w:bottom w:val="none" w:sz="0" w:space="0" w:color="auto"/>
            <w:right w:val="none" w:sz="0" w:space="0" w:color="auto"/>
          </w:divBdr>
        </w:div>
        <w:div w:id="1229220913">
          <w:marLeft w:val="446"/>
          <w:marRight w:val="0"/>
          <w:marTop w:val="0"/>
          <w:marBottom w:val="0"/>
          <w:divBdr>
            <w:top w:val="none" w:sz="0" w:space="0" w:color="auto"/>
            <w:left w:val="none" w:sz="0" w:space="0" w:color="auto"/>
            <w:bottom w:val="none" w:sz="0" w:space="0" w:color="auto"/>
            <w:right w:val="none" w:sz="0" w:space="0" w:color="auto"/>
          </w:divBdr>
        </w:div>
        <w:div w:id="1366491590">
          <w:marLeft w:val="446"/>
          <w:marRight w:val="0"/>
          <w:marTop w:val="0"/>
          <w:marBottom w:val="0"/>
          <w:divBdr>
            <w:top w:val="none" w:sz="0" w:space="0" w:color="auto"/>
            <w:left w:val="none" w:sz="0" w:space="0" w:color="auto"/>
            <w:bottom w:val="none" w:sz="0" w:space="0" w:color="auto"/>
            <w:right w:val="none" w:sz="0" w:space="0" w:color="auto"/>
          </w:divBdr>
        </w:div>
      </w:divsChild>
    </w:div>
    <w:div w:id="1971282516">
      <w:bodyDiv w:val="1"/>
      <w:marLeft w:val="0"/>
      <w:marRight w:val="0"/>
      <w:marTop w:val="0"/>
      <w:marBottom w:val="0"/>
      <w:divBdr>
        <w:top w:val="none" w:sz="0" w:space="0" w:color="auto"/>
        <w:left w:val="none" w:sz="0" w:space="0" w:color="auto"/>
        <w:bottom w:val="none" w:sz="0" w:space="0" w:color="auto"/>
        <w:right w:val="none" w:sz="0" w:space="0" w:color="auto"/>
      </w:divBdr>
      <w:divsChild>
        <w:div w:id="1648045829">
          <w:marLeft w:val="446"/>
          <w:marRight w:val="0"/>
          <w:marTop w:val="0"/>
          <w:marBottom w:val="0"/>
          <w:divBdr>
            <w:top w:val="none" w:sz="0" w:space="0" w:color="auto"/>
            <w:left w:val="none" w:sz="0" w:space="0" w:color="auto"/>
            <w:bottom w:val="none" w:sz="0" w:space="0" w:color="auto"/>
            <w:right w:val="none" w:sz="0" w:space="0" w:color="auto"/>
          </w:divBdr>
        </w:div>
      </w:divsChild>
    </w:div>
    <w:div w:id="1981574765">
      <w:bodyDiv w:val="1"/>
      <w:marLeft w:val="0"/>
      <w:marRight w:val="0"/>
      <w:marTop w:val="0"/>
      <w:marBottom w:val="0"/>
      <w:divBdr>
        <w:top w:val="none" w:sz="0" w:space="0" w:color="auto"/>
        <w:left w:val="none" w:sz="0" w:space="0" w:color="auto"/>
        <w:bottom w:val="none" w:sz="0" w:space="0" w:color="auto"/>
        <w:right w:val="none" w:sz="0" w:space="0" w:color="auto"/>
      </w:divBdr>
    </w:div>
    <w:div w:id="1997998808">
      <w:bodyDiv w:val="1"/>
      <w:marLeft w:val="0"/>
      <w:marRight w:val="0"/>
      <w:marTop w:val="0"/>
      <w:marBottom w:val="0"/>
      <w:divBdr>
        <w:top w:val="none" w:sz="0" w:space="0" w:color="auto"/>
        <w:left w:val="none" w:sz="0" w:space="0" w:color="auto"/>
        <w:bottom w:val="none" w:sz="0" w:space="0" w:color="auto"/>
        <w:right w:val="none" w:sz="0" w:space="0" w:color="auto"/>
      </w:divBdr>
    </w:div>
    <w:div w:id="2017078683">
      <w:bodyDiv w:val="1"/>
      <w:marLeft w:val="0"/>
      <w:marRight w:val="0"/>
      <w:marTop w:val="0"/>
      <w:marBottom w:val="0"/>
      <w:divBdr>
        <w:top w:val="none" w:sz="0" w:space="0" w:color="auto"/>
        <w:left w:val="none" w:sz="0" w:space="0" w:color="auto"/>
        <w:bottom w:val="none" w:sz="0" w:space="0" w:color="auto"/>
        <w:right w:val="none" w:sz="0" w:space="0" w:color="auto"/>
      </w:divBdr>
    </w:div>
    <w:div w:id="2028167708">
      <w:bodyDiv w:val="1"/>
      <w:marLeft w:val="0"/>
      <w:marRight w:val="0"/>
      <w:marTop w:val="0"/>
      <w:marBottom w:val="0"/>
      <w:divBdr>
        <w:top w:val="none" w:sz="0" w:space="0" w:color="auto"/>
        <w:left w:val="none" w:sz="0" w:space="0" w:color="auto"/>
        <w:bottom w:val="none" w:sz="0" w:space="0" w:color="auto"/>
        <w:right w:val="none" w:sz="0" w:space="0" w:color="auto"/>
      </w:divBdr>
    </w:div>
    <w:div w:id="2070490059">
      <w:bodyDiv w:val="1"/>
      <w:marLeft w:val="0"/>
      <w:marRight w:val="0"/>
      <w:marTop w:val="0"/>
      <w:marBottom w:val="0"/>
      <w:divBdr>
        <w:top w:val="none" w:sz="0" w:space="0" w:color="auto"/>
        <w:left w:val="none" w:sz="0" w:space="0" w:color="auto"/>
        <w:bottom w:val="none" w:sz="0" w:space="0" w:color="auto"/>
        <w:right w:val="none" w:sz="0" w:space="0" w:color="auto"/>
      </w:divBdr>
    </w:div>
    <w:div w:id="2074084607">
      <w:bodyDiv w:val="1"/>
      <w:marLeft w:val="0"/>
      <w:marRight w:val="0"/>
      <w:marTop w:val="0"/>
      <w:marBottom w:val="0"/>
      <w:divBdr>
        <w:top w:val="none" w:sz="0" w:space="0" w:color="auto"/>
        <w:left w:val="none" w:sz="0" w:space="0" w:color="auto"/>
        <w:bottom w:val="none" w:sz="0" w:space="0" w:color="auto"/>
        <w:right w:val="none" w:sz="0" w:space="0" w:color="auto"/>
      </w:divBdr>
    </w:div>
    <w:div w:id="2102096818">
      <w:bodyDiv w:val="1"/>
      <w:marLeft w:val="0"/>
      <w:marRight w:val="0"/>
      <w:marTop w:val="0"/>
      <w:marBottom w:val="0"/>
      <w:divBdr>
        <w:top w:val="none" w:sz="0" w:space="0" w:color="auto"/>
        <w:left w:val="none" w:sz="0" w:space="0" w:color="auto"/>
        <w:bottom w:val="none" w:sz="0" w:space="0" w:color="auto"/>
        <w:right w:val="none" w:sz="0" w:space="0" w:color="auto"/>
      </w:divBdr>
    </w:div>
    <w:div w:id="2105224169">
      <w:bodyDiv w:val="1"/>
      <w:marLeft w:val="0"/>
      <w:marRight w:val="0"/>
      <w:marTop w:val="0"/>
      <w:marBottom w:val="0"/>
      <w:divBdr>
        <w:top w:val="none" w:sz="0" w:space="0" w:color="auto"/>
        <w:left w:val="none" w:sz="0" w:space="0" w:color="auto"/>
        <w:bottom w:val="none" w:sz="0" w:space="0" w:color="auto"/>
        <w:right w:val="none" w:sz="0" w:space="0" w:color="auto"/>
      </w:divBdr>
    </w:div>
    <w:div w:id="212507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yperlink" Target="https://gcdocs.gc.ca/ssc-spc/llisapi.dll?func=ll&amp;objaction=overview&amp;objid=32857257&amp;logStopConditionID=2761849_1435436619_3_open" TargetMode="External"/><Relationship Id="rId3" Type="http://schemas.openxmlformats.org/officeDocument/2006/relationships/customXml" Target="../customXml/item3.xml"/><Relationship Id="rId21" Type="http://schemas.openxmlformats.org/officeDocument/2006/relationships/hyperlink" Target="mailto:servinggovernment-auservicedugouvernement@ssc-spc.gc.ca" TargetMode="External"/><Relationship Id="rId34" Type="http://schemas.microsoft.com/office/2019/05/relationships/documenttasks" Target="documenttasks/documenttasks1.xml"/><Relationship Id="rId7" Type="http://schemas.openxmlformats.org/officeDocument/2006/relationships/settings" Target="settings.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hyperlink" Target="https://service.ssc-spc.gc.ca/en/news/communiques/11-04-2024/ssc-deploy-outlook-mobile-secure-email-capability-important-action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service.ssc-spc.gc.ca/en/page/partner-and-client-mandatory-and-optional-services"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plus.ssc-spc.gc.ca/en/page/communication-chief-information-officers" TargetMode="Externa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yperlink" Target="https://gcdocs.gc.ca/ssc-spc/llisapi.dll/link/137820231"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yperlink" Target="https://163gc.sharepoint.com/:w:/r/sites/SGModernization/Shared%20Documents/Phase%204/Reporting/SG%20Modernization%20development%20roadmap%20-%20Report%20list.docx?d=w12b7b8e5d2b4456597c339df915605c9&amp;csf=1&amp;web=1&amp;e=1FOImO" TargetMode="External"/><Relationship Id="rId27" Type="http://schemas.openxmlformats.org/officeDocument/2006/relationships/hyperlink" Target="https://gcdocs.gc.ca/ssc-spc/llisapi.dll?func=ll&amp;objaction=overview&amp;objid=132745122" TargetMode="External"/><Relationship Id="rId30" Type="http://schemas.openxmlformats.org/officeDocument/2006/relationships/header" Target="header6.xml"/><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isZ\Downloads\WP%232_Ecosystem.dotx" TargetMode="External"/></Relationships>
</file>

<file path=word/documenttasks/documenttasks1.xml><?xml version="1.0" encoding="utf-8"?>
<t:Tasks xmlns:t="http://schemas.microsoft.com/office/tasks/2019/documenttasks" xmlns:oel="http://schemas.microsoft.com/office/2019/extlst">
  <t:Task id="{267BA993-1E94-405F-9E88-FCBDBE6EA26E}">
    <t:Anchor>
      <t:Comment id="331118128"/>
    </t:Anchor>
    <t:History>
      <t:Event id="{2295BC91-B891-47D6-9529-49FF970E68C8}" time="2024-02-16T11:52:42.567Z">
        <t:Attribution userId="S::abed.saab@ssc-spc.gc.ca::a7fe5a38-4dd0-4af3-93bb-4522d4e732f9" userProvider="AD" userName="Saab, Abed (SSC/SPC)"/>
        <t:Anchor>
          <t:Comment id="695829690"/>
        </t:Anchor>
        <t:Create/>
      </t:Event>
      <t:Event id="{B4D63A2A-90A0-421B-9934-F2F2B60520EE}" time="2024-02-16T11:52:42.567Z">
        <t:Attribution userId="S::abed.saab@ssc-spc.gc.ca::a7fe5a38-4dd0-4af3-93bb-4522d4e732f9" userProvider="AD" userName="Saab, Abed (SSC/SPC)"/>
        <t:Anchor>
          <t:Comment id="695829690"/>
        </t:Anchor>
        <t:Assign userId="S::Brandon.Anthony@ssc-spc.gc.ca::69264da5-46de-4a08-8da1-a6bd2985b88e" userProvider="AD" userName="Anthony, Brandon (SSC/SPC)"/>
      </t:Event>
      <t:Event id="{4C8FC90B-FFB4-45C7-A016-7DB7BD238661}" time="2024-02-16T11:52:42.567Z">
        <t:Attribution userId="S::abed.saab@ssc-spc.gc.ca::a7fe5a38-4dd0-4af3-93bb-4522d4e732f9" userProvider="AD" userName="Saab, Abed (SSC/SPC)"/>
        <t:Anchor>
          <t:Comment id="695829690"/>
        </t:Anchor>
        <t:SetTitle title="@Anthony, Brandon (SSC/SPC) - let's add a task related to this item that answers the following:1. What’s the multi-language approach?2. Do we need the preferred language option and if so, how will it be used? This should assess the possibility of that…"/>
      </t:Event>
      <t:Event id="{581FEB41-8627-455A-8F30-78C11DF6706D}" time="2024-02-20T13:41:29.02Z">
        <t:Attribution userId="S::brandon.anthony@ssc-spc.gc.ca::69264da5-46de-4a08-8da1-a6bd2985b88e" userProvider="AD" userName="Anthony, Brandon (SSC/SPC)"/>
        <t:Progress percentComplete="100"/>
      </t:Event>
    </t:History>
  </t:Task>
  <t:Task id="{BB6D8397-4612-428F-9AB1-B450660E34DC}">
    <t:Anchor>
      <t:Comment id="361638109"/>
    </t:Anchor>
    <t:History>
      <t:Event id="{1E3EB33F-AEF0-4987-B30F-0365094FD7AD}" time="2024-06-13T13:36:23.532Z">
        <t:Attribution userId="S::Brandon.Anthony@ssc-spc.gc.ca::69264da5-46de-4a08-8da1-a6bd2985b88e" userProvider="AD" userName="Anthony, Brandon (SSC/SPC)"/>
        <t:Anchor>
          <t:Comment id="706034711"/>
        </t:Anchor>
        <t:Create/>
      </t:Event>
      <t:Event id="{B6C78DE0-A6F5-4553-871D-9C52E6285AFB}" time="2024-06-13T13:36:23.532Z">
        <t:Attribution userId="S::Brandon.Anthony@ssc-spc.gc.ca::69264da5-46de-4a08-8da1-a6bd2985b88e" userProvider="AD" userName="Anthony, Brandon (SSC/SPC)"/>
        <t:Anchor>
          <t:Comment id="706034711"/>
        </t:Anchor>
        <t:Assign userId="S::Peter.Lindstrom@ssc-spc.gc.ca::e4989c00-b1dc-40af-b8dd-dd956f975eb4" userProvider="AD" userName="Lindstrom, Peter (SSC/SPC)"/>
      </t:Event>
      <t:Event id="{9FC0169D-78BE-4319-886A-458B6FBA8760}" time="2024-06-13T13:36:23.532Z">
        <t:Attribution userId="S::Brandon.Anthony@ssc-spc.gc.ca::69264da5-46de-4a08-8da1-a6bd2985b88e" userProvider="AD" userName="Anthony, Brandon (SSC/SPC)"/>
        <t:Anchor>
          <t:Comment id="706034711"/>
        </t:Anchor>
        <t:SetTitle title="@Lindstrom, Peter (SSC/SPC) You might have to open the FD for this one "/>
      </t:Event>
    </t:History>
  </t:Task>
  <t:Task id="{845E4249-E50D-48D4-BE85-8B5BC76E6A65}">
    <t:Anchor>
      <t:Comment id="2096307719"/>
    </t:Anchor>
    <t:History>
      <t:Event id="{2F98CE6E-BAC2-47C6-8827-76A045F91706}" time="2024-05-28T15:37:29.661Z">
        <t:Attribution userId="S::joe.olstad@ssc-spc.gc.ca::a9dcc5fb-7b0b-4a8f-b228-359e6fec1e6f" userProvider="AD" userName="Olstad, Joe (SSC/SPC)"/>
        <t:Anchor>
          <t:Comment id="2096307719"/>
        </t:Anchor>
        <t:Create/>
      </t:Event>
      <t:Event id="{F7084BFB-F570-42C2-B478-0B13E5A1A4DA}" time="2024-05-28T15:37:29.661Z">
        <t:Attribution userId="S::joe.olstad@ssc-spc.gc.ca::a9dcc5fb-7b0b-4a8f-b228-359e6fec1e6f" userProvider="AD" userName="Olstad, Joe (SSC/SPC)"/>
        <t:Anchor>
          <t:Comment id="2096307719"/>
        </t:Anchor>
        <t:Assign userId="S::Brandon.Anthony@ssc-spc.gc.ca::69264da5-46de-4a08-8da1-a6bd2985b88e" userProvider="AD" userName="Anthony, Brandon (SSC/SPC)"/>
      </t:Event>
      <t:Event id="{3D2762A8-1B3B-47DA-98B7-18C6706AF6E5}" time="2024-05-28T15:37:29.661Z">
        <t:Attribution userId="S::joe.olstad@ssc-spc.gc.ca::a9dcc5fb-7b0b-4a8f-b228-359e6fec1e6f" userProvider="AD" userName="Olstad, Joe (SSC/SPC)"/>
        <t:Anchor>
          <t:Comment id="2096307719"/>
        </t:Anchor>
        <t:SetTitle title="ICNs likely need a workflow. @Anthony, Brandon (SSC/SPC)"/>
      </t:Event>
    </t:History>
  </t:Task>
  <t:Task id="{039EFFA5-00E7-46B1-B849-EC82B02AE579}">
    <t:Anchor>
      <t:Comment id="705511778"/>
    </t:Anchor>
    <t:History>
      <t:Event id="{7EDCAA6C-2645-4899-99A5-5ED068CB3299}" time="2024-06-13T13:23:11.946Z">
        <t:Attribution userId="S::Brandon.Anthony@ssc-spc.gc.ca::69264da5-46de-4a08-8da1-a6bd2985b88e" userProvider="AD" userName="Anthony, Brandon (SSC/SPC)"/>
        <t:Anchor>
          <t:Comment id="706033919"/>
        </t:Anchor>
        <t:Create/>
      </t:Event>
      <t:Event id="{B38D573C-EF48-48D2-8A86-C84F7E13C3B0}" time="2024-06-13T13:23:11.946Z">
        <t:Attribution userId="S::Brandon.Anthony@ssc-spc.gc.ca::69264da5-46de-4a08-8da1-a6bd2985b88e" userProvider="AD" userName="Anthony, Brandon (SSC/SPC)"/>
        <t:Anchor>
          <t:Comment id="706033919"/>
        </t:Anchor>
        <t:Assign userId="S::Peter.Lindstrom@ssc-spc.gc.ca::e4989c00-b1dc-40af-b8dd-dd956f975eb4" userProvider="AD" userName="Lindstrom, Peter (SSC/SPC)"/>
      </t:Event>
      <t:Event id="{0707D4EF-3B62-412F-AD25-0934219F7666}" time="2024-06-13T13:23:11.946Z">
        <t:Attribution userId="S::Brandon.Anthony@ssc-spc.gc.ca::69264da5-46de-4a08-8da1-a6bd2985b88e" userProvider="AD" userName="Anthony, Brandon (SSC/SPC)"/>
        <t:Anchor>
          <t:Comment id="706033919"/>
        </t:Anchor>
        <t:SetTitle title="@Lindstrom, Peter (SSC/SPC) Are you able to confirm these items or should I tag Chiranjeev?"/>
      </t:Event>
      <t:Event id="{D21DBEF6-73CB-4534-A2E2-E4E74B28C3B0}" time="2024-06-13T13:32:37.709Z">
        <t:Attribution userId="S::Brandon.Anthony@ssc-spc.gc.ca::69264da5-46de-4a08-8da1-a6bd2985b88e" userProvider="AD" userName="Anthony, Brandon (SSC/SPC)"/>
        <t:Anchor>
          <t:Comment id="706034485"/>
        </t:Anchor>
        <t:UnassignAll/>
      </t:Event>
      <t:Event id="{F911D6AC-2426-43EA-B502-DD6F1926065F}" time="2024-06-13T13:32:37.709Z">
        <t:Attribution userId="S::Brandon.Anthony@ssc-spc.gc.ca::69264da5-46de-4a08-8da1-a6bd2985b88e" userProvider="AD" userName="Anthony, Brandon (SSC/SPC)"/>
        <t:Anchor>
          <t:Comment id="706034485"/>
        </t:Anchor>
        <t:Assign userId="S::chiranjeev.kumar@ssc-spc.gc.ca::5527258d-33c8-4c6f-8d3b-9512cd1b648a" userProvider="AD" userName="Kumar, Chiranjeev (SSC/SPC)"/>
      </t:Event>
    </t:History>
  </t:Task>
</t:Tasks>
</file>

<file path=word/theme/theme1.xml><?xml version="1.0" encoding="utf-8"?>
<a:theme xmlns:a="http://schemas.openxmlformats.org/drawingml/2006/main" name="SSC-SPC-2021">
  <a:themeElements>
    <a:clrScheme name="SSC-SPC 2021">
      <a:dk1>
        <a:srgbClr val="2A283C"/>
      </a:dk1>
      <a:lt1>
        <a:sysClr val="window" lastClr="FFFFFF"/>
      </a:lt1>
      <a:dk2>
        <a:srgbClr val="515068"/>
      </a:dk2>
      <a:lt2>
        <a:srgbClr val="FFFFFF"/>
      </a:lt2>
      <a:accent1>
        <a:srgbClr val="4530A8"/>
      </a:accent1>
      <a:accent2>
        <a:srgbClr val="C91CB3"/>
      </a:accent2>
      <a:accent3>
        <a:srgbClr val="0572AF"/>
      </a:accent3>
      <a:accent4>
        <a:srgbClr val="2A283C"/>
      </a:accent4>
      <a:accent5>
        <a:srgbClr val="2B44D4"/>
      </a:accent5>
      <a:accent6>
        <a:srgbClr val="47476C"/>
      </a:accent6>
      <a:hlink>
        <a:srgbClr val="0070C0"/>
      </a:hlink>
      <a:folHlink>
        <a:srgbClr val="8F32F6"/>
      </a:folHlink>
    </a:clrScheme>
    <a:fontScheme name="SSC-SPC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0" tIns="0" rIns="0" bIns="0" anchor="b"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77061402-c5d9-447d-b9af-7b64d7c7f2a5">
      <UserInfo>
        <DisplayName>Baker, Owen (SSC/SPC)</DisplayName>
        <AccountId>28</AccountId>
        <AccountType/>
      </UserInfo>
      <UserInfo>
        <DisplayName>Rhoades, Lisa (SSC/SPC)</DisplayName>
        <AccountId>11</AccountId>
        <AccountType/>
      </UserInfo>
      <UserInfo>
        <DisplayName>Gosselin, Michael (SSC/SPC)</DisplayName>
        <AccountId>19</AccountId>
        <AccountType/>
      </UserInfo>
      <UserInfo>
        <DisplayName>Samson, Marie-Eve (SSC/SPC)</DisplayName>
        <AccountId>89</AccountId>
        <AccountType/>
      </UserInfo>
      <UserInfo>
        <DisplayName>Gravelle, France (SSC/SPC)</DisplayName>
        <AccountId>75</AccountId>
        <AccountType/>
      </UserInfo>
      <UserInfo>
        <DisplayName>Wong, Lauren (SSC/SPC)</DisplayName>
        <AccountId>106</AccountId>
        <AccountType/>
      </UserInfo>
      <UserInfo>
        <DisplayName>Lavoie3, Eric (SSC/SPC)</DisplayName>
        <AccountId>92</AccountId>
        <AccountType/>
      </UserInfo>
      <UserInfo>
        <DisplayName>Anthony, Brandon (SSC/SPC)</DisplayName>
        <AccountId>129</AccountId>
        <AccountType/>
      </UserInfo>
      <UserInfo>
        <DisplayName>Brousseau, Daniel (SSC/SPC)</DisplayName>
        <AccountId>45</AccountId>
        <AccountType/>
      </UserInfo>
      <UserInfo>
        <DisplayName>Moin, Mahnoor (SSC/SPC)</DisplayName>
        <AccountId>138</AccountId>
        <AccountType/>
      </UserInfo>
      <UserInfo>
        <DisplayName>Moshtagi, Rod (SSC/SPC)</DisplayName>
        <AccountId>148</AccountId>
        <AccountType/>
      </UserInfo>
      <UserInfo>
        <DisplayName>Gupta, Abhishek (SSC/SPC)</DisplayName>
        <AccountId>146</AccountId>
        <AccountType/>
      </UserInfo>
      <UserInfo>
        <DisplayName>Bergeron, Marianne (SSC/SPC)</DisplayName>
        <AccountId>80</AccountId>
        <AccountType/>
      </UserInfo>
      <UserInfo>
        <DisplayName>Caswell, Elizabeth (SSC/SPC)</DisplayName>
        <AccountId>160</AccountId>
        <AccountType/>
      </UserInfo>
      <UserInfo>
        <DisplayName>Roy, Emma (SSC/SPC)</DisplayName>
        <AccountId>159</AccountId>
        <AccountType/>
      </UserInfo>
      <UserInfo>
        <DisplayName>Drouin, Jean-Rock (SSC/SPC)</DisplayName>
        <AccountId>161</AccountId>
        <AccountType/>
      </UserInfo>
      <UserInfo>
        <DisplayName>Di Gioacchino, Aldo (SSC/SPC)</DisplayName>
        <AccountId>162</AccountId>
        <AccountType/>
      </UserInfo>
      <UserInfo>
        <DisplayName>Farrell, Rebecca (SSC/SPC)</DisplayName>
        <AccountId>93</AccountId>
        <AccountType/>
      </UserInfo>
      <UserInfo>
        <DisplayName>O'Brien, David (SSC/SPC)</DisplayName>
        <AccountId>174</AccountId>
        <AccountType/>
      </UserInfo>
    </SharedWithUsers>
    <lcf76f155ced4ddcb4097134ff3c332f xmlns="d7def985-3856-4a8d-9d25-cc9550529dda">
      <Terms xmlns="http://schemas.microsoft.com/office/infopath/2007/PartnerControls"/>
    </lcf76f155ced4ddcb4097134ff3c332f>
    <TaxCatchAll xmlns="77061402-c5d9-447d-b9af-7b64d7c7f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9E0FF8902A609409AFAC59A534C3B4B" ma:contentTypeVersion="14" ma:contentTypeDescription="Create a new document." ma:contentTypeScope="" ma:versionID="25d53d227b33647db94ee3555f0ea9d9">
  <xsd:schema xmlns:xsd="http://www.w3.org/2001/XMLSchema" xmlns:xs="http://www.w3.org/2001/XMLSchema" xmlns:p="http://schemas.microsoft.com/office/2006/metadata/properties" xmlns:ns2="d7def985-3856-4a8d-9d25-cc9550529dda" xmlns:ns3="77061402-c5d9-447d-b9af-7b64d7c7f2a5" targetNamespace="http://schemas.microsoft.com/office/2006/metadata/properties" ma:root="true" ma:fieldsID="9439bb0f4a0a73e2bac5e2d5d67ab88c" ns2:_="" ns3:_="">
    <xsd:import namespace="d7def985-3856-4a8d-9d25-cc9550529dda"/>
    <xsd:import namespace="77061402-c5d9-447d-b9af-7b64d7c7f2a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def985-3856-4a8d-9d25-cc9550529d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c44945db-1062-49f2-aa89-5404156f6881"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061402-c5d9-447d-b9af-7b64d7c7f2a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46a6047-836d-4678-82be-a5cb92e8c499}" ma:internalName="TaxCatchAll" ma:showField="CatchAllData" ma:web="77061402-c5d9-447d-b9af-7b64d7c7f2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0A12D-3C7D-48E9-9F5D-7B464AC6D9D8}">
  <ds:schemaRefs>
    <ds:schemaRef ds:uri="http://purl.org/dc/elements/1.1/"/>
    <ds:schemaRef ds:uri="http://schemas.microsoft.com/office/2006/documentManagement/types"/>
    <ds:schemaRef ds:uri="http://purl.org/dc/dcmitype/"/>
    <ds:schemaRef ds:uri="http://schemas.microsoft.com/office/infopath/2007/PartnerControls"/>
    <ds:schemaRef ds:uri="http://schemas.microsoft.com/office/2006/metadata/properties"/>
    <ds:schemaRef ds:uri="http://purl.org/dc/terms/"/>
    <ds:schemaRef ds:uri="http://schemas.openxmlformats.org/package/2006/metadata/core-properties"/>
    <ds:schemaRef ds:uri="77061402-c5d9-447d-b9af-7b64d7c7f2a5"/>
    <ds:schemaRef ds:uri="d7def985-3856-4a8d-9d25-cc9550529dda"/>
    <ds:schemaRef ds:uri="http://www.w3.org/XML/1998/namespace"/>
  </ds:schemaRefs>
</ds:datastoreItem>
</file>

<file path=customXml/itemProps2.xml><?xml version="1.0" encoding="utf-8"?>
<ds:datastoreItem xmlns:ds="http://schemas.openxmlformats.org/officeDocument/2006/customXml" ds:itemID="{CBEF325C-C706-4E5B-AD10-11F6B24A73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def985-3856-4a8d-9d25-cc9550529dda"/>
    <ds:schemaRef ds:uri="77061402-c5d9-447d-b9af-7b64d7c7f2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9AB60-6EF4-4757-803F-C8F8A63235CB}">
  <ds:schemaRefs>
    <ds:schemaRef ds:uri="http://schemas.microsoft.com/sharepoint/v3/contenttype/forms"/>
  </ds:schemaRefs>
</ds:datastoreItem>
</file>

<file path=customXml/itemProps4.xml><?xml version="1.0" encoding="utf-8"?>
<ds:datastoreItem xmlns:ds="http://schemas.openxmlformats.org/officeDocument/2006/customXml" ds:itemID="{4BBC75AB-FA76-4C04-9E50-4CE79EE73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WP%232_Ecosystem.dotx</Template>
  <TotalTime>20</TotalTime>
  <Pages>1</Pages>
  <Words>5853</Words>
  <Characters>33364</Characters>
  <Application>Microsoft Office Word</Application>
  <DocSecurity>4</DocSecurity>
  <Lines>278</Lines>
  <Paragraphs>78</Paragraphs>
  <ScaleCrop>false</ScaleCrop>
  <Company>Government of Canada\Gouvernement du Canada</Company>
  <LinksUpToDate>false</LinksUpToDate>
  <CharactersWithSpaces>39139</CharactersWithSpaces>
  <SharedDoc>false</SharedDoc>
  <HLinks>
    <vt:vector size="246" baseType="variant">
      <vt:variant>
        <vt:i4>5439571</vt:i4>
      </vt:variant>
      <vt:variant>
        <vt:i4>159</vt:i4>
      </vt:variant>
      <vt:variant>
        <vt:i4>0</vt:i4>
      </vt:variant>
      <vt:variant>
        <vt:i4>5</vt:i4>
      </vt:variant>
      <vt:variant>
        <vt:lpwstr>https://163gc.sharepoint.com/:w:/r/sites/SGModernization/Shared Documents/Phase 4/Working Papers/Drupal Architecture/Serving Government Modernization - Drupal Architecture.docx?d=wdc49e851dcbc45cebdac2e18798b9b47&amp;csf=1&amp;web=1&amp;e=kQr3o6</vt:lpwstr>
      </vt:variant>
      <vt:variant>
        <vt:lpwstr/>
      </vt:variant>
      <vt:variant>
        <vt:i4>7405622</vt:i4>
      </vt:variant>
      <vt:variant>
        <vt:i4>156</vt:i4>
      </vt:variant>
      <vt:variant>
        <vt:i4>0</vt:i4>
      </vt:variant>
      <vt:variant>
        <vt:i4>5</vt:i4>
      </vt:variant>
      <vt:variant>
        <vt:lpwstr>https://gcdocs.gc.ca/ssc-spc/llisapi.dll?func=ll&amp;objaction=overview&amp;objid=132745122</vt:lpwstr>
      </vt:variant>
      <vt:variant>
        <vt:lpwstr/>
      </vt:variant>
      <vt:variant>
        <vt:i4>5373999</vt:i4>
      </vt:variant>
      <vt:variant>
        <vt:i4>153</vt:i4>
      </vt:variant>
      <vt:variant>
        <vt:i4>0</vt:i4>
      </vt:variant>
      <vt:variant>
        <vt:i4>5</vt:i4>
      </vt:variant>
      <vt:variant>
        <vt:lpwstr>https://gcdocs.gc.ca/ssc-spc/llisapi.dll?func=ll&amp;objaction=overview&amp;objid=32857257&amp;logStopConditionID=2761849_1435436619_3_open</vt:lpwstr>
      </vt:variant>
      <vt:variant>
        <vt:lpwstr/>
      </vt:variant>
      <vt:variant>
        <vt:i4>5308509</vt:i4>
      </vt:variant>
      <vt:variant>
        <vt:i4>150</vt:i4>
      </vt:variant>
      <vt:variant>
        <vt:i4>0</vt:i4>
      </vt:variant>
      <vt:variant>
        <vt:i4>5</vt:i4>
      </vt:variant>
      <vt:variant>
        <vt:lpwstr>https://service.ssc-spc.gc.ca/en/news/communiques/11-04-2024/ssc-deploy-outlook-mobile-secure-email-capability-important-actions</vt:lpwstr>
      </vt:variant>
      <vt:variant>
        <vt:lpwstr/>
      </vt:variant>
      <vt:variant>
        <vt:i4>7536699</vt:i4>
      </vt:variant>
      <vt:variant>
        <vt:i4>147</vt:i4>
      </vt:variant>
      <vt:variant>
        <vt:i4>0</vt:i4>
      </vt:variant>
      <vt:variant>
        <vt:i4>5</vt:i4>
      </vt:variant>
      <vt:variant>
        <vt:lpwstr>https://plus.ssc-spc.gc.ca/en/page/communication-chief-information-officers</vt:lpwstr>
      </vt:variant>
      <vt:variant>
        <vt:lpwstr/>
      </vt:variant>
      <vt:variant>
        <vt:i4>4587540</vt:i4>
      </vt:variant>
      <vt:variant>
        <vt:i4>144</vt:i4>
      </vt:variant>
      <vt:variant>
        <vt:i4>0</vt:i4>
      </vt:variant>
      <vt:variant>
        <vt:i4>5</vt:i4>
      </vt:variant>
      <vt:variant>
        <vt:lpwstr>https://163gc.sharepoint.com/:w:/r/sites/SGModernization/Shared Documents/Phase 4/Reporting/SG Modernization development roadmap - Report list.docx?d=w12b7b8e5d2b4456597c339df915605c9&amp;csf=1&amp;web=1&amp;e=1FOImO</vt:lpwstr>
      </vt:variant>
      <vt:variant>
        <vt:lpwstr/>
      </vt:variant>
      <vt:variant>
        <vt:i4>4915315</vt:i4>
      </vt:variant>
      <vt:variant>
        <vt:i4>141</vt:i4>
      </vt:variant>
      <vt:variant>
        <vt:i4>0</vt:i4>
      </vt:variant>
      <vt:variant>
        <vt:i4>5</vt:i4>
      </vt:variant>
      <vt:variant>
        <vt:lpwstr/>
      </vt:variant>
      <vt:variant>
        <vt:lpwstr>_Personalized_Reporting_(RP)</vt:lpwstr>
      </vt:variant>
      <vt:variant>
        <vt:i4>3539009</vt:i4>
      </vt:variant>
      <vt:variant>
        <vt:i4>138</vt:i4>
      </vt:variant>
      <vt:variant>
        <vt:i4>0</vt:i4>
      </vt:variant>
      <vt:variant>
        <vt:i4>5</vt:i4>
      </vt:variant>
      <vt:variant>
        <vt:lpwstr>mailto:servinggovernment-auservicedugouvernement@ssc-spc.gc.ca</vt:lpwstr>
      </vt:variant>
      <vt:variant>
        <vt:lpwstr/>
      </vt:variant>
      <vt:variant>
        <vt:i4>6946830</vt:i4>
      </vt:variant>
      <vt:variant>
        <vt:i4>135</vt:i4>
      </vt:variant>
      <vt:variant>
        <vt:i4>0</vt:i4>
      </vt:variant>
      <vt:variant>
        <vt:i4>5</vt:i4>
      </vt:variant>
      <vt:variant>
        <vt:lpwstr/>
      </vt:variant>
      <vt:variant>
        <vt:lpwstr>_Appendix_B:_News</vt:lpwstr>
      </vt:variant>
      <vt:variant>
        <vt:i4>6946830</vt:i4>
      </vt:variant>
      <vt:variant>
        <vt:i4>132</vt:i4>
      </vt:variant>
      <vt:variant>
        <vt:i4>0</vt:i4>
      </vt:variant>
      <vt:variant>
        <vt:i4>5</vt:i4>
      </vt:variant>
      <vt:variant>
        <vt:lpwstr/>
      </vt:variant>
      <vt:variant>
        <vt:lpwstr>_Appendix_B:_News</vt:lpwstr>
      </vt:variant>
      <vt:variant>
        <vt:i4>6619155</vt:i4>
      </vt:variant>
      <vt:variant>
        <vt:i4>129</vt:i4>
      </vt:variant>
      <vt:variant>
        <vt:i4>0</vt:i4>
      </vt:variant>
      <vt:variant>
        <vt:i4>5</vt:i4>
      </vt:variant>
      <vt:variant>
        <vt:lpwstr/>
      </vt:variant>
      <vt:variant>
        <vt:lpwstr>_Appendix_C:_Security</vt:lpwstr>
      </vt:variant>
      <vt:variant>
        <vt:i4>6619155</vt:i4>
      </vt:variant>
      <vt:variant>
        <vt:i4>126</vt:i4>
      </vt:variant>
      <vt:variant>
        <vt:i4>0</vt:i4>
      </vt:variant>
      <vt:variant>
        <vt:i4>5</vt:i4>
      </vt:variant>
      <vt:variant>
        <vt:lpwstr/>
      </vt:variant>
      <vt:variant>
        <vt:lpwstr>_Appendix_C:_Security</vt:lpwstr>
      </vt:variant>
      <vt:variant>
        <vt:i4>7340149</vt:i4>
      </vt:variant>
      <vt:variant>
        <vt:i4>123</vt:i4>
      </vt:variant>
      <vt:variant>
        <vt:i4>0</vt:i4>
      </vt:variant>
      <vt:variant>
        <vt:i4>5</vt:i4>
      </vt:variant>
      <vt:variant>
        <vt:lpwstr/>
      </vt:variant>
      <vt:variant>
        <vt:lpwstr>UP1</vt:lpwstr>
      </vt:variant>
      <vt:variant>
        <vt:i4>6488091</vt:i4>
      </vt:variant>
      <vt:variant>
        <vt:i4>120</vt:i4>
      </vt:variant>
      <vt:variant>
        <vt:i4>0</vt:i4>
      </vt:variant>
      <vt:variant>
        <vt:i4>5</vt:i4>
      </vt:variant>
      <vt:variant>
        <vt:lpwstr/>
      </vt:variant>
      <vt:variant>
        <vt:lpwstr>_Appendix_A:_User</vt:lpwstr>
      </vt:variant>
      <vt:variant>
        <vt:i4>6619155</vt:i4>
      </vt:variant>
      <vt:variant>
        <vt:i4>117</vt:i4>
      </vt:variant>
      <vt:variant>
        <vt:i4>0</vt:i4>
      </vt:variant>
      <vt:variant>
        <vt:i4>5</vt:i4>
      </vt:variant>
      <vt:variant>
        <vt:lpwstr/>
      </vt:variant>
      <vt:variant>
        <vt:lpwstr>_Appendix_C:_Security</vt:lpwstr>
      </vt:variant>
      <vt:variant>
        <vt:i4>6619155</vt:i4>
      </vt:variant>
      <vt:variant>
        <vt:i4>113</vt:i4>
      </vt:variant>
      <vt:variant>
        <vt:i4>0</vt:i4>
      </vt:variant>
      <vt:variant>
        <vt:i4>5</vt:i4>
      </vt:variant>
      <vt:variant>
        <vt:lpwstr/>
      </vt:variant>
      <vt:variant>
        <vt:lpwstr>_Appendix_C:_Security</vt:lpwstr>
      </vt:variant>
      <vt:variant>
        <vt:i4>6619155</vt:i4>
      </vt:variant>
      <vt:variant>
        <vt:i4>108</vt:i4>
      </vt:variant>
      <vt:variant>
        <vt:i4>0</vt:i4>
      </vt:variant>
      <vt:variant>
        <vt:i4>5</vt:i4>
      </vt:variant>
      <vt:variant>
        <vt:lpwstr/>
      </vt:variant>
      <vt:variant>
        <vt:lpwstr>_Appendix_C:_Security</vt:lpwstr>
      </vt:variant>
      <vt:variant>
        <vt:i4>1507374</vt:i4>
      </vt:variant>
      <vt:variant>
        <vt:i4>105</vt:i4>
      </vt:variant>
      <vt:variant>
        <vt:i4>0</vt:i4>
      </vt:variant>
      <vt:variant>
        <vt:i4>5</vt:i4>
      </vt:variant>
      <vt:variant>
        <vt:lpwstr/>
      </vt:variant>
      <vt:variant>
        <vt:lpwstr>_Assumptions</vt:lpwstr>
      </vt:variant>
      <vt:variant>
        <vt:i4>2031618</vt:i4>
      </vt:variant>
      <vt:variant>
        <vt:i4>102</vt:i4>
      </vt:variant>
      <vt:variant>
        <vt:i4>0</vt:i4>
      </vt:variant>
      <vt:variant>
        <vt:i4>5</vt:i4>
      </vt:variant>
      <vt:variant>
        <vt:lpwstr>https://service.ssc-spc.gc.ca/en/page/partner-and-client-mandatory-and-optional-services</vt:lpwstr>
      </vt:variant>
      <vt:variant>
        <vt:lpwstr/>
      </vt:variant>
      <vt:variant>
        <vt:i4>6684710</vt:i4>
      </vt:variant>
      <vt:variant>
        <vt:i4>99</vt:i4>
      </vt:variant>
      <vt:variant>
        <vt:i4>0</vt:i4>
      </vt:variant>
      <vt:variant>
        <vt:i4>5</vt:i4>
      </vt:variant>
      <vt:variant>
        <vt:lpwstr>https://gcdocs.gc.ca/ssc-spc/llisapi.dll/link/137820231</vt:lpwstr>
      </vt:variant>
      <vt:variant>
        <vt:lpwstr/>
      </vt:variant>
      <vt:variant>
        <vt:i4>1966131</vt:i4>
      </vt:variant>
      <vt:variant>
        <vt:i4>92</vt:i4>
      </vt:variant>
      <vt:variant>
        <vt:i4>0</vt:i4>
      </vt:variant>
      <vt:variant>
        <vt:i4>5</vt:i4>
      </vt:variant>
      <vt:variant>
        <vt:lpwstr/>
      </vt:variant>
      <vt:variant>
        <vt:lpwstr>_Toc172806001</vt:lpwstr>
      </vt:variant>
      <vt:variant>
        <vt:i4>1966131</vt:i4>
      </vt:variant>
      <vt:variant>
        <vt:i4>86</vt:i4>
      </vt:variant>
      <vt:variant>
        <vt:i4>0</vt:i4>
      </vt:variant>
      <vt:variant>
        <vt:i4>5</vt:i4>
      </vt:variant>
      <vt:variant>
        <vt:lpwstr/>
      </vt:variant>
      <vt:variant>
        <vt:lpwstr>_Toc172806000</vt:lpwstr>
      </vt:variant>
      <vt:variant>
        <vt:i4>1310778</vt:i4>
      </vt:variant>
      <vt:variant>
        <vt:i4>80</vt:i4>
      </vt:variant>
      <vt:variant>
        <vt:i4>0</vt:i4>
      </vt:variant>
      <vt:variant>
        <vt:i4>5</vt:i4>
      </vt:variant>
      <vt:variant>
        <vt:lpwstr/>
      </vt:variant>
      <vt:variant>
        <vt:lpwstr>_Toc172805999</vt:lpwstr>
      </vt:variant>
      <vt:variant>
        <vt:i4>1310778</vt:i4>
      </vt:variant>
      <vt:variant>
        <vt:i4>74</vt:i4>
      </vt:variant>
      <vt:variant>
        <vt:i4>0</vt:i4>
      </vt:variant>
      <vt:variant>
        <vt:i4>5</vt:i4>
      </vt:variant>
      <vt:variant>
        <vt:lpwstr/>
      </vt:variant>
      <vt:variant>
        <vt:lpwstr>_Toc172805998</vt:lpwstr>
      </vt:variant>
      <vt:variant>
        <vt:i4>1310778</vt:i4>
      </vt:variant>
      <vt:variant>
        <vt:i4>68</vt:i4>
      </vt:variant>
      <vt:variant>
        <vt:i4>0</vt:i4>
      </vt:variant>
      <vt:variant>
        <vt:i4>5</vt:i4>
      </vt:variant>
      <vt:variant>
        <vt:lpwstr/>
      </vt:variant>
      <vt:variant>
        <vt:lpwstr>_Toc172805997</vt:lpwstr>
      </vt:variant>
      <vt:variant>
        <vt:i4>1310778</vt:i4>
      </vt:variant>
      <vt:variant>
        <vt:i4>62</vt:i4>
      </vt:variant>
      <vt:variant>
        <vt:i4>0</vt:i4>
      </vt:variant>
      <vt:variant>
        <vt:i4>5</vt:i4>
      </vt:variant>
      <vt:variant>
        <vt:lpwstr/>
      </vt:variant>
      <vt:variant>
        <vt:lpwstr>_Toc172805996</vt:lpwstr>
      </vt:variant>
      <vt:variant>
        <vt:i4>1310778</vt:i4>
      </vt:variant>
      <vt:variant>
        <vt:i4>56</vt:i4>
      </vt:variant>
      <vt:variant>
        <vt:i4>0</vt:i4>
      </vt:variant>
      <vt:variant>
        <vt:i4>5</vt:i4>
      </vt:variant>
      <vt:variant>
        <vt:lpwstr/>
      </vt:variant>
      <vt:variant>
        <vt:lpwstr>_Toc172805995</vt:lpwstr>
      </vt:variant>
      <vt:variant>
        <vt:i4>1310778</vt:i4>
      </vt:variant>
      <vt:variant>
        <vt:i4>50</vt:i4>
      </vt:variant>
      <vt:variant>
        <vt:i4>0</vt:i4>
      </vt:variant>
      <vt:variant>
        <vt:i4>5</vt:i4>
      </vt:variant>
      <vt:variant>
        <vt:lpwstr/>
      </vt:variant>
      <vt:variant>
        <vt:lpwstr>_Toc172805994</vt:lpwstr>
      </vt:variant>
      <vt:variant>
        <vt:i4>1310778</vt:i4>
      </vt:variant>
      <vt:variant>
        <vt:i4>44</vt:i4>
      </vt:variant>
      <vt:variant>
        <vt:i4>0</vt:i4>
      </vt:variant>
      <vt:variant>
        <vt:i4>5</vt:i4>
      </vt:variant>
      <vt:variant>
        <vt:lpwstr/>
      </vt:variant>
      <vt:variant>
        <vt:lpwstr>_Toc172805993</vt:lpwstr>
      </vt:variant>
      <vt:variant>
        <vt:i4>1310778</vt:i4>
      </vt:variant>
      <vt:variant>
        <vt:i4>38</vt:i4>
      </vt:variant>
      <vt:variant>
        <vt:i4>0</vt:i4>
      </vt:variant>
      <vt:variant>
        <vt:i4>5</vt:i4>
      </vt:variant>
      <vt:variant>
        <vt:lpwstr/>
      </vt:variant>
      <vt:variant>
        <vt:lpwstr>_Toc172805992</vt:lpwstr>
      </vt:variant>
      <vt:variant>
        <vt:i4>1310778</vt:i4>
      </vt:variant>
      <vt:variant>
        <vt:i4>32</vt:i4>
      </vt:variant>
      <vt:variant>
        <vt:i4>0</vt:i4>
      </vt:variant>
      <vt:variant>
        <vt:i4>5</vt:i4>
      </vt:variant>
      <vt:variant>
        <vt:lpwstr/>
      </vt:variant>
      <vt:variant>
        <vt:lpwstr>_Toc172805991</vt:lpwstr>
      </vt:variant>
      <vt:variant>
        <vt:i4>1310778</vt:i4>
      </vt:variant>
      <vt:variant>
        <vt:i4>26</vt:i4>
      </vt:variant>
      <vt:variant>
        <vt:i4>0</vt:i4>
      </vt:variant>
      <vt:variant>
        <vt:i4>5</vt:i4>
      </vt:variant>
      <vt:variant>
        <vt:lpwstr/>
      </vt:variant>
      <vt:variant>
        <vt:lpwstr>_Toc172805990</vt:lpwstr>
      </vt:variant>
      <vt:variant>
        <vt:i4>1376314</vt:i4>
      </vt:variant>
      <vt:variant>
        <vt:i4>20</vt:i4>
      </vt:variant>
      <vt:variant>
        <vt:i4>0</vt:i4>
      </vt:variant>
      <vt:variant>
        <vt:i4>5</vt:i4>
      </vt:variant>
      <vt:variant>
        <vt:lpwstr/>
      </vt:variant>
      <vt:variant>
        <vt:lpwstr>_Toc172805989</vt:lpwstr>
      </vt:variant>
      <vt:variant>
        <vt:i4>1376314</vt:i4>
      </vt:variant>
      <vt:variant>
        <vt:i4>14</vt:i4>
      </vt:variant>
      <vt:variant>
        <vt:i4>0</vt:i4>
      </vt:variant>
      <vt:variant>
        <vt:i4>5</vt:i4>
      </vt:variant>
      <vt:variant>
        <vt:lpwstr/>
      </vt:variant>
      <vt:variant>
        <vt:lpwstr>_Toc172805988</vt:lpwstr>
      </vt:variant>
      <vt:variant>
        <vt:i4>1376314</vt:i4>
      </vt:variant>
      <vt:variant>
        <vt:i4>8</vt:i4>
      </vt:variant>
      <vt:variant>
        <vt:i4>0</vt:i4>
      </vt:variant>
      <vt:variant>
        <vt:i4>5</vt:i4>
      </vt:variant>
      <vt:variant>
        <vt:lpwstr/>
      </vt:variant>
      <vt:variant>
        <vt:lpwstr>_Toc172805987</vt:lpwstr>
      </vt:variant>
      <vt:variant>
        <vt:i4>1376314</vt:i4>
      </vt:variant>
      <vt:variant>
        <vt:i4>2</vt:i4>
      </vt:variant>
      <vt:variant>
        <vt:i4>0</vt:i4>
      </vt:variant>
      <vt:variant>
        <vt:i4>5</vt:i4>
      </vt:variant>
      <vt:variant>
        <vt:lpwstr/>
      </vt:variant>
      <vt:variant>
        <vt:lpwstr>_Toc172805986</vt:lpwstr>
      </vt:variant>
      <vt:variant>
        <vt:i4>4522040</vt:i4>
      </vt:variant>
      <vt:variant>
        <vt:i4>12</vt:i4>
      </vt:variant>
      <vt:variant>
        <vt:i4>0</vt:i4>
      </vt:variant>
      <vt:variant>
        <vt:i4>5</vt:i4>
      </vt:variant>
      <vt:variant>
        <vt:lpwstr>mailto:rebecca.farrell@ssc-spc.gc.ca</vt:lpwstr>
      </vt:variant>
      <vt:variant>
        <vt:lpwstr/>
      </vt:variant>
      <vt:variant>
        <vt:i4>5374002</vt:i4>
      </vt:variant>
      <vt:variant>
        <vt:i4>9</vt:i4>
      </vt:variant>
      <vt:variant>
        <vt:i4>0</vt:i4>
      </vt:variant>
      <vt:variant>
        <vt:i4>5</vt:i4>
      </vt:variant>
      <vt:variant>
        <vt:lpwstr>mailto:Peter.Lindstrom@ssc-spc.gc.ca</vt:lpwstr>
      </vt:variant>
      <vt:variant>
        <vt:lpwstr/>
      </vt:variant>
      <vt:variant>
        <vt:i4>4194367</vt:i4>
      </vt:variant>
      <vt:variant>
        <vt:i4>6</vt:i4>
      </vt:variant>
      <vt:variant>
        <vt:i4>0</vt:i4>
      </vt:variant>
      <vt:variant>
        <vt:i4>5</vt:i4>
      </vt:variant>
      <vt:variant>
        <vt:lpwstr>mailto:Brandon.Anthony@ssc-spc.gc.ca</vt:lpwstr>
      </vt:variant>
      <vt:variant>
        <vt:lpwstr/>
      </vt:variant>
      <vt:variant>
        <vt:i4>8126480</vt:i4>
      </vt:variant>
      <vt:variant>
        <vt:i4>3</vt:i4>
      </vt:variant>
      <vt:variant>
        <vt:i4>0</vt:i4>
      </vt:variant>
      <vt:variant>
        <vt:i4>5</vt:i4>
      </vt:variant>
      <vt:variant>
        <vt:lpwstr>mailto:chiranjeev.kumar@ssc-spc.gc.ca</vt:lpwstr>
      </vt:variant>
      <vt:variant>
        <vt:lpwstr/>
      </vt:variant>
      <vt:variant>
        <vt:i4>5374002</vt:i4>
      </vt:variant>
      <vt:variant>
        <vt:i4>0</vt:i4>
      </vt:variant>
      <vt:variant>
        <vt:i4>0</vt:i4>
      </vt:variant>
      <vt:variant>
        <vt:i4>5</vt:i4>
      </vt:variant>
      <vt:variant>
        <vt:lpwstr>mailto:Peter.Lindstrom@ssc-spc.gc.ca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Abed.Saab@ssc-spc.gc.ca</dc:creator>
  <cp:keywords/>
  <dc:description/>
  <cp:lastModifiedBy>Farrell, Rebecca (SSC/SPC)</cp:lastModifiedBy>
  <cp:revision>2324</cp:revision>
  <cp:lastPrinted>2024-05-05T03:39:00Z</cp:lastPrinted>
  <dcterms:created xsi:type="dcterms:W3CDTF">2024-08-06T15:40:00Z</dcterms:created>
  <dcterms:modified xsi:type="dcterms:W3CDTF">2024-11-12T13:58:00Z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0x01010099E0FF8902A609409AFAC59A534C3B4B</vt:lpwstr>
  </property>
  <property fmtid="{D5CDD505-2E9C-101B-9397-08002B2CF9AE}" pid="3" name="Order">
    <vt:r8>632300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y fmtid="{D5CDD505-2E9C-101B-9397-08002B2CF9AE}" pid="10" name="ClassificationContentMarkingHeaderShapeIds">
    <vt:lpwstr>3,5,6,7,8,9</vt:lpwstr>
  </property>
  <property fmtid="{D5CDD505-2E9C-101B-9397-08002B2CF9AE}" pid="11" name="ClassificationContentMarkingHeaderFontProps">
    <vt:lpwstr>#000000,12,Calibri</vt:lpwstr>
  </property>
  <property fmtid="{D5CDD505-2E9C-101B-9397-08002B2CF9AE}" pid="12" name="ClassificationContentMarkingHeaderText">
    <vt:lpwstr>Unclassified | Non classifié</vt:lpwstr>
  </property>
  <property fmtid="{D5CDD505-2E9C-101B-9397-08002B2CF9AE}" pid="13" name="MSIP_Label_8951c139-e885-4e7f-8042-c4c17a61b6ec_Enabled">
    <vt:lpwstr>true</vt:lpwstr>
  </property>
  <property fmtid="{D5CDD505-2E9C-101B-9397-08002B2CF9AE}" pid="14" name="MSIP_Label_8951c139-e885-4e7f-8042-c4c17a61b6ec_SetDate">
    <vt:lpwstr>2023-11-14T18:31:36Z</vt:lpwstr>
  </property>
  <property fmtid="{D5CDD505-2E9C-101B-9397-08002B2CF9AE}" pid="15" name="MSIP_Label_8951c139-e885-4e7f-8042-c4c17a61b6ec_Method">
    <vt:lpwstr>Standard</vt:lpwstr>
  </property>
  <property fmtid="{D5CDD505-2E9C-101B-9397-08002B2CF9AE}" pid="16" name="MSIP_Label_8951c139-e885-4e7f-8042-c4c17a61b6ec_Name">
    <vt:lpwstr>Unclassified</vt:lpwstr>
  </property>
  <property fmtid="{D5CDD505-2E9C-101B-9397-08002B2CF9AE}" pid="17" name="MSIP_Label_8951c139-e885-4e7f-8042-c4c17a61b6ec_SiteId">
    <vt:lpwstr>d05bc194-94bf-4ad6-ae2e-1db0f2e38f5e</vt:lpwstr>
  </property>
  <property fmtid="{D5CDD505-2E9C-101B-9397-08002B2CF9AE}" pid="18" name="MSIP_Label_8951c139-e885-4e7f-8042-c4c17a61b6ec_ActionId">
    <vt:lpwstr>becfc850-6f6d-4ead-8551-20f7cbc1d73a</vt:lpwstr>
  </property>
  <property fmtid="{D5CDD505-2E9C-101B-9397-08002B2CF9AE}" pid="19" name="MSIP_Label_8951c139-e885-4e7f-8042-c4c17a61b6ec_ContentBits">
    <vt:lpwstr>1</vt:lpwstr>
  </property>
</Properties>
</file>